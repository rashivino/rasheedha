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53BA" w14:textId="2C4437B4" w:rsidR="00D6220B" w:rsidRPr="008401C3" w:rsidRDefault="005D240F">
      <w:pPr>
        <w:rPr>
          <w:rFonts w:ascii="Algerian" w:hAnsi="Algerian"/>
          <w:sz w:val="72"/>
          <w:szCs w:val="72"/>
        </w:rPr>
      </w:pPr>
      <w:proofErr w:type="spellStart"/>
      <w:proofErr w:type="gramStart"/>
      <w:r w:rsidRPr="008401C3">
        <w:rPr>
          <w:rFonts w:ascii="Algerian" w:hAnsi="Algerian"/>
          <w:sz w:val="72"/>
          <w:szCs w:val="72"/>
        </w:rPr>
        <w:t>Edugenie:</w:t>
      </w:r>
      <w:r w:rsidR="008326BA" w:rsidRPr="008401C3">
        <w:rPr>
          <w:rFonts w:ascii="Algerian" w:hAnsi="Algerian"/>
          <w:sz w:val="72"/>
          <w:szCs w:val="72"/>
        </w:rPr>
        <w:t>g</w:t>
      </w:r>
      <w:r w:rsidRPr="008401C3">
        <w:rPr>
          <w:rFonts w:ascii="Algerian" w:hAnsi="Algerian"/>
          <w:sz w:val="72"/>
          <w:szCs w:val="72"/>
        </w:rPr>
        <w:t>oogle</w:t>
      </w:r>
      <w:proofErr w:type="spellEnd"/>
      <w:proofErr w:type="gramEnd"/>
      <w:r w:rsidRPr="008401C3">
        <w:rPr>
          <w:rFonts w:ascii="Algerian" w:hAnsi="Algerian"/>
          <w:sz w:val="72"/>
          <w:szCs w:val="72"/>
        </w:rPr>
        <w:t xml:space="preserve"> </w:t>
      </w:r>
      <w:proofErr w:type="spellStart"/>
      <w:r w:rsidRPr="008401C3">
        <w:rPr>
          <w:rFonts w:ascii="Algerian" w:hAnsi="Algerian"/>
          <w:sz w:val="72"/>
          <w:szCs w:val="72"/>
        </w:rPr>
        <w:t>gemini</w:t>
      </w:r>
      <w:proofErr w:type="spellEnd"/>
      <w:r w:rsidRPr="008401C3">
        <w:rPr>
          <w:rFonts w:ascii="Algerian" w:hAnsi="Algerian"/>
          <w:sz w:val="72"/>
          <w:szCs w:val="72"/>
        </w:rPr>
        <w:t xml:space="preserve"> powered learning assistant</w:t>
      </w:r>
      <w:r w:rsidR="00AE278B">
        <w:rPr>
          <w:rFonts w:ascii="Algerian" w:hAnsi="Algerian"/>
          <w:sz w:val="72"/>
          <w:szCs w:val="72"/>
        </w:rPr>
        <w:t>.</w:t>
      </w:r>
    </w:p>
    <w:p w14:paraId="4E07F26F" w14:textId="0B337818" w:rsidR="005D240F" w:rsidRPr="005D240F" w:rsidRDefault="005D240F" w:rsidP="005D240F">
      <w:pPr>
        <w:rPr>
          <w:rFonts w:ascii="Corbel Light" w:hAnsi="Corbel Light"/>
          <w:sz w:val="52"/>
          <w:szCs w:val="52"/>
        </w:rPr>
      </w:pPr>
      <w:proofErr w:type="spellStart"/>
      <w:r w:rsidRPr="0074726B">
        <w:rPr>
          <w:rFonts w:ascii="Arial Black" w:hAnsi="Arial Black"/>
          <w:sz w:val="52"/>
          <w:szCs w:val="52"/>
        </w:rPr>
        <w:t>EduGenie</w:t>
      </w:r>
      <w:proofErr w:type="spellEnd"/>
      <w:r w:rsidRPr="0074726B">
        <w:rPr>
          <w:rFonts w:ascii="Arial Black" w:hAnsi="Arial Black"/>
          <w:sz w:val="52"/>
          <w:szCs w:val="52"/>
        </w:rPr>
        <w:t>:</w:t>
      </w:r>
      <w:r w:rsidRPr="005D240F">
        <w:rPr>
          <w:rFonts w:ascii="Corbel Light" w:hAnsi="Corbel Light"/>
          <w:sz w:val="52"/>
          <w:szCs w:val="52"/>
        </w:rPr>
        <w:t xml:space="preserve"> Google Gemini Powered Learning </w:t>
      </w:r>
      <w:proofErr w:type="spellStart"/>
      <w:r w:rsidRPr="005D240F">
        <w:rPr>
          <w:rFonts w:ascii="Corbel Light" w:hAnsi="Corbel Light"/>
          <w:sz w:val="52"/>
          <w:szCs w:val="52"/>
        </w:rPr>
        <w:t>Assistant</w:t>
      </w:r>
      <w:ins w:id="0" w:author="Microsoft Word" w:date="2026-09-29T11:03:00Z" w16du:dateUtc="2026-09-29T05:33:00Z">
        <w:r w:rsidR="0074726B">
          <w:rPr>
            <w:rFonts w:ascii="Corbel Light" w:hAnsi="Corbel Light"/>
            <w:sz w:val="52"/>
            <w:szCs w:val="52"/>
          </w:rPr>
          <w:t>.</w:t>
        </w:r>
      </w:ins>
      <w:r w:rsidRPr="005D240F">
        <w:rPr>
          <w:rFonts w:ascii="Corbel Light" w:hAnsi="Corbel Light"/>
          <w:sz w:val="52"/>
          <w:szCs w:val="52"/>
        </w:rPr>
        <w:t>Below</w:t>
      </w:r>
      <w:proofErr w:type="spellEnd"/>
      <w:r w:rsidRPr="005D240F">
        <w:rPr>
          <w:rFonts w:ascii="Corbel Light" w:hAnsi="Corbel Light"/>
          <w:sz w:val="52"/>
          <w:szCs w:val="52"/>
        </w:rPr>
        <w:t xml:space="preserve"> is a ready-to-use project document based on your seven subtopics. You can use it for a college project report.</w:t>
      </w:r>
    </w:p>
    <w:p w14:paraId="21EC7AFF" w14:textId="39E89FB8" w:rsidR="005D240F" w:rsidRPr="008401C3" w:rsidRDefault="005D240F" w:rsidP="005D240F">
      <w:pPr>
        <w:rPr>
          <w:rFonts w:ascii="Arial Black" w:hAnsi="Arial Black"/>
          <w:sz w:val="48"/>
          <w:szCs w:val="48"/>
        </w:rPr>
      </w:pPr>
      <w:r w:rsidRPr="008401C3">
        <w:rPr>
          <w:rFonts w:ascii="Arial Black" w:hAnsi="Arial Black"/>
          <w:sz w:val="48"/>
          <w:szCs w:val="48"/>
        </w:rPr>
        <w:t xml:space="preserve">1. </w:t>
      </w:r>
      <w:r w:rsidRPr="005D240F">
        <w:rPr>
          <w:rFonts w:ascii="Arial Black" w:hAnsi="Arial Black"/>
          <w:sz w:val="56"/>
          <w:szCs w:val="56"/>
        </w:rPr>
        <w:t>Pre-requisites</w:t>
      </w:r>
      <w:r w:rsidR="00AE278B">
        <w:rPr>
          <w:rFonts w:ascii="Arial Black" w:hAnsi="Arial Black"/>
          <w:sz w:val="48"/>
          <w:szCs w:val="48"/>
        </w:rPr>
        <w:t>.</w:t>
      </w:r>
    </w:p>
    <w:p w14:paraId="202AD91D" w14:textId="7BC86AF2" w:rsidR="00AE278B" w:rsidRPr="00AE278B" w:rsidRDefault="005D240F" w:rsidP="00AE278B">
      <w:pPr>
        <w:pStyle w:val="ListParagraph"/>
        <w:numPr>
          <w:ilvl w:val="0"/>
          <w:numId w:val="10"/>
        </w:numPr>
        <w:rPr>
          <w:rFonts w:ascii="Corbel Light" w:hAnsi="Corbel Light"/>
          <w:sz w:val="52"/>
          <w:szCs w:val="52"/>
        </w:rPr>
      </w:pPr>
      <w:r w:rsidRPr="00AE278B">
        <w:rPr>
          <w:rFonts w:ascii="Corbel Light" w:hAnsi="Corbel Light"/>
          <w:sz w:val="52"/>
          <w:szCs w:val="52"/>
        </w:rPr>
        <w:t xml:space="preserve">Before developing </w:t>
      </w:r>
      <w:proofErr w:type="spellStart"/>
      <w:r w:rsidRPr="00AE278B">
        <w:rPr>
          <w:rFonts w:ascii="Corbel Light" w:hAnsi="Corbel Light"/>
          <w:sz w:val="52"/>
          <w:szCs w:val="52"/>
        </w:rPr>
        <w:t>EduGenie</w:t>
      </w:r>
      <w:proofErr w:type="spellEnd"/>
      <w:r w:rsidRPr="00AE278B">
        <w:rPr>
          <w:rFonts w:ascii="Corbel Light" w:hAnsi="Corbel Light"/>
          <w:sz w:val="52"/>
          <w:szCs w:val="52"/>
        </w:rPr>
        <w:t>, the following hardware and software requirements are needed.</w:t>
      </w:r>
    </w:p>
    <w:p w14:paraId="4BAAC374" w14:textId="52BBCFA2"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Hardware Requirements</w:t>
      </w:r>
      <w:r w:rsidR="00AE278B">
        <w:rPr>
          <w:rFonts w:ascii="Corbel Light" w:hAnsi="Corbel Light"/>
          <w:sz w:val="52"/>
          <w:szCs w:val="52"/>
        </w:rPr>
        <w:t>.</w:t>
      </w:r>
    </w:p>
    <w:p w14:paraId="711922C9" w14:textId="0A194E4D"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Computer/Laptop</w:t>
      </w:r>
      <w:r w:rsidR="00AE278B">
        <w:rPr>
          <w:rFonts w:ascii="Corbel Light" w:hAnsi="Corbel Light"/>
          <w:sz w:val="52"/>
          <w:szCs w:val="52"/>
        </w:rPr>
        <w:t>.</w:t>
      </w:r>
    </w:p>
    <w:p w14:paraId="6C587D91" w14:textId="07DD884A"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Minimum 4 GB RAM</w:t>
      </w:r>
      <w:r w:rsidR="00AE278B">
        <w:rPr>
          <w:rFonts w:ascii="Corbel Light" w:hAnsi="Corbel Light"/>
          <w:sz w:val="52"/>
          <w:szCs w:val="52"/>
        </w:rPr>
        <w:t>.</w:t>
      </w:r>
    </w:p>
    <w:p w14:paraId="19D609F5" w14:textId="58C227B8"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Minimum 10 GB free storage</w:t>
      </w:r>
      <w:r w:rsidR="00AE278B">
        <w:rPr>
          <w:rFonts w:ascii="Corbel Light" w:hAnsi="Corbel Light"/>
          <w:sz w:val="52"/>
          <w:szCs w:val="52"/>
        </w:rPr>
        <w:t>.</w:t>
      </w:r>
    </w:p>
    <w:p w14:paraId="4348AD3B" w14:textId="2B7A9776"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Internet connection</w:t>
      </w:r>
      <w:r w:rsidR="00AE278B">
        <w:rPr>
          <w:rFonts w:ascii="Corbel Light" w:hAnsi="Corbel Light"/>
          <w:sz w:val="52"/>
          <w:szCs w:val="52"/>
        </w:rPr>
        <w:t>.</w:t>
      </w:r>
    </w:p>
    <w:p w14:paraId="562A973C" w14:textId="058FB48A"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lastRenderedPageBreak/>
        <w:t>Keyboard and mouse</w:t>
      </w:r>
      <w:r w:rsidR="0057613F">
        <w:rPr>
          <w:rFonts w:ascii="Corbel Light" w:hAnsi="Corbel Light"/>
          <w:sz w:val="52"/>
          <w:szCs w:val="52"/>
        </w:rPr>
        <w:t>.</w:t>
      </w:r>
    </w:p>
    <w:p w14:paraId="3AF8BABB" w14:textId="750DBCB0"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Software Requirements</w:t>
      </w:r>
      <w:r w:rsidR="0057613F">
        <w:rPr>
          <w:rFonts w:ascii="Corbel Light" w:hAnsi="Corbel Light"/>
          <w:sz w:val="52"/>
          <w:szCs w:val="52"/>
        </w:rPr>
        <w:t>.</w:t>
      </w:r>
    </w:p>
    <w:p w14:paraId="26457B63" w14:textId="409ADE8A" w:rsidR="00433B70" w:rsidRPr="00433B70" w:rsidRDefault="005D240F" w:rsidP="00433B70">
      <w:pPr>
        <w:pStyle w:val="ListParagraph"/>
        <w:numPr>
          <w:ilvl w:val="0"/>
          <w:numId w:val="4"/>
        </w:numPr>
        <w:rPr>
          <w:rFonts w:ascii="Arial Black" w:hAnsi="Arial Black"/>
          <w:sz w:val="52"/>
          <w:szCs w:val="52"/>
        </w:rPr>
      </w:pPr>
      <w:r w:rsidRPr="00433B70">
        <w:rPr>
          <w:rFonts w:ascii="Arial Black" w:hAnsi="Arial Black"/>
          <w:sz w:val="52"/>
          <w:szCs w:val="52"/>
        </w:rPr>
        <w:t>Operating System:</w:t>
      </w:r>
      <w:r w:rsidRPr="005D240F">
        <w:rPr>
          <w:rFonts w:ascii="Corbel Light" w:hAnsi="Corbel Light"/>
          <w:sz w:val="52"/>
          <w:szCs w:val="52"/>
        </w:rPr>
        <w:t xml:space="preserve"> </w:t>
      </w:r>
    </w:p>
    <w:p w14:paraId="23DF8480" w14:textId="2131A772" w:rsidR="00433B70" w:rsidRDefault="00433B70" w:rsidP="00386F6E">
      <w:pPr>
        <w:pStyle w:val="ListParagraph"/>
        <w:numPr>
          <w:ilvl w:val="0"/>
          <w:numId w:val="3"/>
        </w:numPr>
        <w:rPr>
          <w:rFonts w:ascii="Corbel Light" w:hAnsi="Corbel Light"/>
          <w:sz w:val="52"/>
          <w:szCs w:val="52"/>
        </w:rPr>
      </w:pPr>
      <w:r>
        <w:rPr>
          <w:rFonts w:ascii="Corbel Light" w:hAnsi="Corbel Light"/>
          <w:sz w:val="52"/>
          <w:szCs w:val="52"/>
        </w:rPr>
        <w:t>Windows</w:t>
      </w:r>
      <w:r w:rsidR="0057613F">
        <w:rPr>
          <w:rFonts w:ascii="Corbel Light" w:hAnsi="Corbel Light"/>
          <w:sz w:val="52"/>
          <w:szCs w:val="52"/>
        </w:rPr>
        <w:t>.</w:t>
      </w:r>
    </w:p>
    <w:p w14:paraId="17A24842" w14:textId="3616B40A" w:rsidR="00433B70"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Linux</w:t>
      </w:r>
      <w:r w:rsidR="0057613F">
        <w:rPr>
          <w:rFonts w:ascii="Corbel Light" w:hAnsi="Corbel Light"/>
          <w:sz w:val="52"/>
          <w:szCs w:val="52"/>
        </w:rPr>
        <w:t>.</w:t>
      </w:r>
    </w:p>
    <w:p w14:paraId="73205AEB" w14:textId="62296842"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macOS</w:t>
      </w:r>
      <w:r w:rsidR="0057613F">
        <w:rPr>
          <w:rFonts w:ascii="Corbel Light" w:hAnsi="Corbel Light"/>
          <w:sz w:val="52"/>
          <w:szCs w:val="52"/>
        </w:rPr>
        <w:t>.</w:t>
      </w:r>
    </w:p>
    <w:p w14:paraId="3B4CD20C" w14:textId="3D8964C8"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Python 3.10 or above</w:t>
      </w:r>
      <w:r w:rsidR="007642F7">
        <w:rPr>
          <w:rFonts w:ascii="Corbel Light" w:hAnsi="Corbel Light"/>
          <w:sz w:val="52"/>
          <w:szCs w:val="52"/>
        </w:rPr>
        <w:t>.</w:t>
      </w:r>
    </w:p>
    <w:p w14:paraId="0D22E6C3" w14:textId="5AEC2B24"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Visual Studio Code or PyCharm</w:t>
      </w:r>
      <w:r w:rsidR="007642F7">
        <w:rPr>
          <w:rFonts w:ascii="Corbel Light" w:hAnsi="Corbel Light"/>
          <w:sz w:val="52"/>
          <w:szCs w:val="52"/>
        </w:rPr>
        <w:t>.</w:t>
      </w:r>
    </w:p>
    <w:p w14:paraId="0EFB767F" w14:textId="313FDFCB"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HTML, CSS and JavaScript</w:t>
      </w:r>
      <w:r w:rsidR="007642F7">
        <w:rPr>
          <w:rFonts w:ascii="Corbel Light" w:hAnsi="Corbel Light"/>
          <w:sz w:val="52"/>
          <w:szCs w:val="52"/>
        </w:rPr>
        <w:t>.</w:t>
      </w:r>
    </w:p>
    <w:p w14:paraId="5FFDADB1" w14:textId="7A792ECE"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 xml:space="preserve">Flask or </w:t>
      </w:r>
      <w:proofErr w:type="spellStart"/>
      <w:r w:rsidRPr="00386F6E">
        <w:rPr>
          <w:rFonts w:ascii="Corbel Light" w:hAnsi="Corbel Light"/>
          <w:sz w:val="52"/>
          <w:szCs w:val="52"/>
        </w:rPr>
        <w:t>Streamlit</w:t>
      </w:r>
      <w:proofErr w:type="spellEnd"/>
      <w:r w:rsidRPr="00386F6E">
        <w:rPr>
          <w:rFonts w:ascii="Corbel Light" w:hAnsi="Corbel Light"/>
          <w:sz w:val="52"/>
          <w:szCs w:val="52"/>
        </w:rPr>
        <w:t xml:space="preserve"> for application development</w:t>
      </w:r>
      <w:r w:rsidR="007642F7">
        <w:rPr>
          <w:rFonts w:ascii="Corbel Light" w:hAnsi="Corbel Light"/>
          <w:sz w:val="52"/>
          <w:szCs w:val="52"/>
        </w:rPr>
        <w:t>.</w:t>
      </w:r>
    </w:p>
    <w:p w14:paraId="21FD4B0D" w14:textId="1605A0A8"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Google Gemini API</w:t>
      </w:r>
      <w:r w:rsidR="007642F7">
        <w:rPr>
          <w:rFonts w:ascii="Corbel Light" w:hAnsi="Corbel Light"/>
          <w:sz w:val="52"/>
          <w:szCs w:val="52"/>
        </w:rPr>
        <w:t>.</w:t>
      </w:r>
    </w:p>
    <w:p w14:paraId="0D34ECD8" w14:textId="70F0FE68"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Web browser such as Chrome or Edge</w:t>
      </w:r>
      <w:r w:rsidR="007642F7">
        <w:rPr>
          <w:rFonts w:ascii="Corbel Light" w:hAnsi="Corbel Light"/>
          <w:sz w:val="52"/>
          <w:szCs w:val="52"/>
        </w:rPr>
        <w:t>.</w:t>
      </w:r>
    </w:p>
    <w:p w14:paraId="426EDA02" w14:textId="4BB85828"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Git/GitHub for version control</w:t>
      </w:r>
      <w:r w:rsidR="007642F7">
        <w:rPr>
          <w:rFonts w:ascii="Corbel Light" w:hAnsi="Corbel Light"/>
          <w:sz w:val="52"/>
          <w:szCs w:val="52"/>
        </w:rPr>
        <w:t>.</w:t>
      </w:r>
    </w:p>
    <w:p w14:paraId="31AE59C4" w14:textId="685CD084"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Knowledge Requirements</w:t>
      </w:r>
      <w:r w:rsidR="007642F7">
        <w:rPr>
          <w:rFonts w:ascii="Corbel Light" w:hAnsi="Corbel Light"/>
          <w:sz w:val="52"/>
          <w:szCs w:val="52"/>
        </w:rPr>
        <w:t>.</w:t>
      </w:r>
    </w:p>
    <w:p w14:paraId="08B68248" w14:textId="77777777" w:rsidR="005D240F" w:rsidRPr="007E5DEB" w:rsidRDefault="005D240F" w:rsidP="007E5DEB">
      <w:pPr>
        <w:pStyle w:val="ListParagraph"/>
        <w:numPr>
          <w:ilvl w:val="0"/>
          <w:numId w:val="5"/>
        </w:numPr>
        <w:rPr>
          <w:rFonts w:ascii="Arial Black" w:hAnsi="Arial Black"/>
          <w:sz w:val="52"/>
          <w:szCs w:val="52"/>
        </w:rPr>
      </w:pPr>
      <w:r w:rsidRPr="007E5DEB">
        <w:rPr>
          <w:rFonts w:ascii="Arial Black" w:hAnsi="Arial Black"/>
          <w:sz w:val="52"/>
          <w:szCs w:val="52"/>
        </w:rPr>
        <w:t>The developer should have basic</w:t>
      </w:r>
      <w:r w:rsidR="00386F6E" w:rsidRPr="007E5DEB">
        <w:rPr>
          <w:rFonts w:ascii="Arial Black" w:hAnsi="Arial Black"/>
          <w:sz w:val="52"/>
          <w:szCs w:val="52"/>
        </w:rPr>
        <w:t xml:space="preserve"> </w:t>
      </w:r>
      <w:r w:rsidRPr="007E5DEB">
        <w:rPr>
          <w:rFonts w:ascii="Arial Black" w:hAnsi="Arial Black"/>
          <w:sz w:val="52"/>
          <w:szCs w:val="52"/>
        </w:rPr>
        <w:t>knowledge of:</w:t>
      </w:r>
    </w:p>
    <w:p w14:paraId="5CB0C1F8" w14:textId="7A1AC833"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Python programming</w:t>
      </w:r>
      <w:r w:rsidR="007642F7">
        <w:rPr>
          <w:rFonts w:ascii="Corbel Light" w:hAnsi="Corbel Light"/>
          <w:sz w:val="52"/>
          <w:szCs w:val="52"/>
        </w:rPr>
        <w:t>.</w:t>
      </w:r>
    </w:p>
    <w:p w14:paraId="040E41AE" w14:textId="707F4C47"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lastRenderedPageBreak/>
        <w:t>HTML and CSS</w:t>
      </w:r>
      <w:r w:rsidR="007642F7">
        <w:rPr>
          <w:rFonts w:ascii="Corbel Light" w:hAnsi="Corbel Light"/>
          <w:sz w:val="52"/>
          <w:szCs w:val="52"/>
        </w:rPr>
        <w:t>.</w:t>
      </w:r>
    </w:p>
    <w:p w14:paraId="31FA69FB" w14:textId="5E9E3474"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JavaScript basics</w:t>
      </w:r>
      <w:r w:rsidR="007642F7">
        <w:rPr>
          <w:rFonts w:ascii="Corbel Light" w:hAnsi="Corbel Light"/>
          <w:sz w:val="52"/>
          <w:szCs w:val="52"/>
        </w:rPr>
        <w:t>.</w:t>
      </w:r>
    </w:p>
    <w:p w14:paraId="6EC09DBE" w14:textId="764F3F4C"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APIs and JSON</w:t>
      </w:r>
      <w:r w:rsidR="007642F7">
        <w:rPr>
          <w:rFonts w:ascii="Corbel Light" w:hAnsi="Corbel Light"/>
          <w:sz w:val="52"/>
          <w:szCs w:val="52"/>
        </w:rPr>
        <w:t>.</w:t>
      </w:r>
    </w:p>
    <w:p w14:paraId="6E7080E0" w14:textId="593C3BCC"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Database fundamentals</w:t>
      </w:r>
      <w:r w:rsidR="007642F7">
        <w:rPr>
          <w:rFonts w:ascii="Corbel Light" w:hAnsi="Corbel Light"/>
          <w:sz w:val="52"/>
          <w:szCs w:val="52"/>
        </w:rPr>
        <w:t>.</w:t>
      </w:r>
    </w:p>
    <w:p w14:paraId="6D0CFF24" w14:textId="76CEDE3E" w:rsidR="005D240F" w:rsidRPr="00386F6E" w:rsidRDefault="005D240F" w:rsidP="00386F6E">
      <w:pPr>
        <w:pStyle w:val="ListParagraph"/>
        <w:numPr>
          <w:ilvl w:val="0"/>
          <w:numId w:val="3"/>
        </w:numPr>
        <w:rPr>
          <w:rFonts w:ascii="Corbel Light" w:hAnsi="Corbel Light"/>
          <w:sz w:val="52"/>
          <w:szCs w:val="52"/>
        </w:rPr>
      </w:pPr>
      <w:r w:rsidRPr="00386F6E">
        <w:rPr>
          <w:rFonts w:ascii="Corbel Light" w:hAnsi="Corbel Light"/>
          <w:sz w:val="52"/>
          <w:szCs w:val="52"/>
        </w:rPr>
        <w:t>Generative AI concepts</w:t>
      </w:r>
      <w:r w:rsidR="007642F7">
        <w:rPr>
          <w:rFonts w:ascii="Corbel Light" w:hAnsi="Corbel Light"/>
          <w:sz w:val="52"/>
          <w:szCs w:val="52"/>
        </w:rPr>
        <w:t>.</w:t>
      </w:r>
    </w:p>
    <w:p w14:paraId="26A50C54" w14:textId="7930E841" w:rsidR="005D240F" w:rsidRPr="005D240F" w:rsidRDefault="005D240F" w:rsidP="005D240F">
      <w:pPr>
        <w:rPr>
          <w:rFonts w:ascii="Arial Black" w:hAnsi="Arial Black"/>
          <w:sz w:val="56"/>
          <w:szCs w:val="56"/>
        </w:rPr>
      </w:pPr>
      <w:r w:rsidRPr="005D240F">
        <w:rPr>
          <w:rFonts w:ascii="Arial Black" w:hAnsi="Arial Black"/>
          <w:sz w:val="56"/>
          <w:szCs w:val="56"/>
        </w:rPr>
        <w:t>2. Project Workflow</w:t>
      </w:r>
      <w:r w:rsidR="007642F7">
        <w:rPr>
          <w:rFonts w:ascii="Arial Black" w:hAnsi="Arial Black"/>
          <w:sz w:val="56"/>
          <w:szCs w:val="56"/>
        </w:rPr>
        <w:t>.</w:t>
      </w:r>
    </w:p>
    <w:p w14:paraId="24D6BCE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The </w:t>
      </w:r>
      <w:proofErr w:type="spellStart"/>
      <w:r w:rsidRPr="005D240F">
        <w:rPr>
          <w:rFonts w:ascii="Corbel Light" w:hAnsi="Corbel Light"/>
          <w:sz w:val="52"/>
          <w:szCs w:val="52"/>
        </w:rPr>
        <w:t>EduGenie</w:t>
      </w:r>
      <w:proofErr w:type="spellEnd"/>
      <w:r w:rsidRPr="005D240F">
        <w:rPr>
          <w:rFonts w:ascii="Corbel Light" w:hAnsi="Corbel Light"/>
          <w:sz w:val="52"/>
          <w:szCs w:val="52"/>
        </w:rPr>
        <w:t xml:space="preserve"> project follows a simple workflow:</w:t>
      </w:r>
    </w:p>
    <w:p w14:paraId="5D1A6B5F" w14:textId="77777777" w:rsidR="005D240F" w:rsidRPr="007642F7" w:rsidRDefault="005D240F" w:rsidP="005D240F">
      <w:pPr>
        <w:rPr>
          <w:rFonts w:ascii="Agency FB" w:hAnsi="Agency FB"/>
          <w:sz w:val="56"/>
          <w:szCs w:val="56"/>
        </w:rPr>
      </w:pPr>
      <w:r w:rsidRPr="007642F7">
        <w:rPr>
          <w:rFonts w:ascii="Agency FB" w:hAnsi="Agency FB"/>
          <w:sz w:val="56"/>
          <w:szCs w:val="56"/>
        </w:rPr>
        <w:t xml:space="preserve">User </w:t>
      </w:r>
      <w:r w:rsidRPr="007642F7">
        <w:rPr>
          <w:rFonts w:ascii="Arial" w:hAnsi="Arial" w:cs="Arial"/>
          <w:sz w:val="56"/>
          <w:szCs w:val="56"/>
        </w:rPr>
        <w:t>→</w:t>
      </w:r>
      <w:r w:rsidRPr="007642F7">
        <w:rPr>
          <w:rFonts w:ascii="Agency FB" w:hAnsi="Agency FB"/>
          <w:sz w:val="56"/>
          <w:szCs w:val="56"/>
        </w:rPr>
        <w:t xml:space="preserve"> Frontend </w:t>
      </w:r>
      <w:r w:rsidRPr="007642F7">
        <w:rPr>
          <w:rFonts w:ascii="Arial" w:hAnsi="Arial" w:cs="Arial"/>
          <w:sz w:val="56"/>
          <w:szCs w:val="56"/>
        </w:rPr>
        <w:t>→</w:t>
      </w:r>
      <w:r w:rsidRPr="007642F7">
        <w:rPr>
          <w:rFonts w:ascii="Agency FB" w:hAnsi="Agency FB"/>
          <w:sz w:val="56"/>
          <w:szCs w:val="56"/>
        </w:rPr>
        <w:t xml:space="preserve"> Backend </w:t>
      </w:r>
      <w:r w:rsidRPr="007642F7">
        <w:rPr>
          <w:rFonts w:ascii="Arial" w:hAnsi="Arial" w:cs="Arial"/>
          <w:sz w:val="56"/>
          <w:szCs w:val="56"/>
        </w:rPr>
        <w:t>→</w:t>
      </w:r>
      <w:r w:rsidRPr="007642F7">
        <w:rPr>
          <w:rFonts w:ascii="Agency FB" w:hAnsi="Agency FB"/>
          <w:sz w:val="56"/>
          <w:szCs w:val="56"/>
        </w:rPr>
        <w:t xml:space="preserve"> Gemini API </w:t>
      </w:r>
      <w:r w:rsidRPr="007642F7">
        <w:rPr>
          <w:rFonts w:ascii="Arial" w:hAnsi="Arial" w:cs="Arial"/>
          <w:sz w:val="56"/>
          <w:szCs w:val="56"/>
        </w:rPr>
        <w:t>→</w:t>
      </w:r>
      <w:r w:rsidRPr="007642F7">
        <w:rPr>
          <w:rFonts w:ascii="Agency FB" w:hAnsi="Agency FB"/>
          <w:sz w:val="56"/>
          <w:szCs w:val="56"/>
        </w:rPr>
        <w:t xml:space="preserve"> AI Processing </w:t>
      </w:r>
      <w:r w:rsidRPr="007642F7">
        <w:rPr>
          <w:rFonts w:ascii="Arial" w:hAnsi="Arial" w:cs="Arial"/>
          <w:sz w:val="56"/>
          <w:szCs w:val="56"/>
        </w:rPr>
        <w:t>→</w:t>
      </w:r>
      <w:r w:rsidRPr="007642F7">
        <w:rPr>
          <w:rFonts w:ascii="Agency FB" w:hAnsi="Agency FB"/>
          <w:sz w:val="56"/>
          <w:szCs w:val="56"/>
        </w:rPr>
        <w:t xml:space="preserve"> Response </w:t>
      </w:r>
      <w:r w:rsidRPr="007642F7">
        <w:rPr>
          <w:rFonts w:ascii="Arial" w:hAnsi="Arial" w:cs="Arial"/>
          <w:sz w:val="56"/>
          <w:szCs w:val="56"/>
        </w:rPr>
        <w:t>→</w:t>
      </w:r>
      <w:r w:rsidRPr="007642F7">
        <w:rPr>
          <w:rFonts w:ascii="Agency FB" w:hAnsi="Agency FB"/>
          <w:sz w:val="56"/>
          <w:szCs w:val="56"/>
        </w:rPr>
        <w:t xml:space="preserve"> User</w:t>
      </w:r>
    </w:p>
    <w:p w14:paraId="5995F9D8" w14:textId="304DE108" w:rsidR="005D240F" w:rsidRPr="00D25F53" w:rsidRDefault="005D240F" w:rsidP="005D240F">
      <w:pPr>
        <w:rPr>
          <w:rFonts w:ascii="Arial Black" w:hAnsi="Arial Black"/>
          <w:sz w:val="52"/>
          <w:szCs w:val="52"/>
        </w:rPr>
      </w:pPr>
      <w:r w:rsidRPr="00D25F53">
        <w:rPr>
          <w:rFonts w:ascii="Arial Black" w:hAnsi="Arial Black"/>
          <w:sz w:val="52"/>
          <w:szCs w:val="52"/>
        </w:rPr>
        <w:t>Workflow Steps</w:t>
      </w:r>
      <w:ins w:id="1" w:author="Microsoft Word" w:date="2026-09-29T11:03:00Z" w16du:dateUtc="2026-09-29T05:33:00Z">
        <w:r w:rsidR="00D25F53" w:rsidRPr="00D25F53">
          <w:rPr>
            <w:rFonts w:ascii="Arial Black" w:hAnsi="Arial Black"/>
            <w:sz w:val="52"/>
            <w:szCs w:val="52"/>
          </w:rPr>
          <w:t>:</w:t>
        </w:r>
      </w:ins>
    </w:p>
    <w:p w14:paraId="699EC79B"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 xml:space="preserve">The user opens the </w:t>
      </w:r>
      <w:proofErr w:type="spellStart"/>
      <w:r w:rsidRPr="00D25F53">
        <w:rPr>
          <w:rFonts w:ascii="Corbel Light" w:hAnsi="Corbel Light"/>
          <w:sz w:val="52"/>
          <w:szCs w:val="52"/>
        </w:rPr>
        <w:t>EduGenie</w:t>
      </w:r>
      <w:proofErr w:type="spellEnd"/>
      <w:r w:rsidRPr="00D25F53">
        <w:rPr>
          <w:rFonts w:ascii="Corbel Light" w:hAnsi="Corbel Light"/>
          <w:sz w:val="52"/>
          <w:szCs w:val="52"/>
        </w:rPr>
        <w:t xml:space="preserve"> application.</w:t>
      </w:r>
    </w:p>
    <w:p w14:paraId="0B5C73FB"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The user enters a question or learning request.</w:t>
      </w:r>
    </w:p>
    <w:p w14:paraId="74DA2285"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The frontend sends the request to the backend.</w:t>
      </w:r>
    </w:p>
    <w:p w14:paraId="6F6B4D50"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The backend validates the user's input.</w:t>
      </w:r>
    </w:p>
    <w:p w14:paraId="0281DFCA"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lastRenderedPageBreak/>
        <w:t>The backend sends the request to the Google Gemini API.</w:t>
      </w:r>
    </w:p>
    <w:p w14:paraId="4B73073F"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Gemini processes the question using its AI model.</w:t>
      </w:r>
    </w:p>
    <w:p w14:paraId="16E9E4F1"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The generated response is returned to the backend.</w:t>
      </w:r>
    </w:p>
    <w:p w14:paraId="2600AEFE" w14:textId="77777777"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The backend sends the response to the frontend.</w:t>
      </w:r>
    </w:p>
    <w:p w14:paraId="03461E05" w14:textId="77777777" w:rsidR="005D240F" w:rsidRPr="00D25F53" w:rsidRDefault="005D240F" w:rsidP="00D25F53">
      <w:pPr>
        <w:pStyle w:val="ListParagraph"/>
        <w:numPr>
          <w:ilvl w:val="0"/>
          <w:numId w:val="6"/>
        </w:numPr>
        <w:rPr>
          <w:rFonts w:ascii="Corbel Light" w:hAnsi="Corbel Light"/>
          <w:sz w:val="52"/>
          <w:szCs w:val="52"/>
        </w:rPr>
      </w:pPr>
      <w:proofErr w:type="spellStart"/>
      <w:r w:rsidRPr="00D25F53">
        <w:rPr>
          <w:rFonts w:ascii="Corbel Light" w:hAnsi="Corbel Light"/>
          <w:sz w:val="52"/>
          <w:szCs w:val="52"/>
        </w:rPr>
        <w:t>EduGenie</w:t>
      </w:r>
      <w:proofErr w:type="spellEnd"/>
      <w:r w:rsidRPr="00D25F53">
        <w:rPr>
          <w:rFonts w:ascii="Corbel Light" w:hAnsi="Corbel Light"/>
          <w:sz w:val="52"/>
          <w:szCs w:val="52"/>
        </w:rPr>
        <w:t xml:space="preserve"> displays the answer to the student.</w:t>
      </w:r>
    </w:p>
    <w:p w14:paraId="33FA4DD4" w14:textId="1AAB2011" w:rsidR="005D240F" w:rsidRPr="00984783" w:rsidRDefault="005D240F" w:rsidP="00984783">
      <w:pPr>
        <w:ind w:left="360"/>
        <w:rPr>
          <w:rFonts w:ascii="Arial Black" w:hAnsi="Arial Black"/>
          <w:sz w:val="52"/>
          <w:szCs w:val="52"/>
        </w:rPr>
      </w:pPr>
      <w:r w:rsidRPr="00984783">
        <w:rPr>
          <w:rFonts w:ascii="Arial Black" w:hAnsi="Arial Black"/>
          <w:sz w:val="52"/>
          <w:szCs w:val="52"/>
        </w:rPr>
        <w:t>Main Features</w:t>
      </w:r>
      <w:r w:rsidR="00984783">
        <w:rPr>
          <w:rFonts w:ascii="Arial Black" w:hAnsi="Arial Black"/>
          <w:sz w:val="52"/>
          <w:szCs w:val="52"/>
        </w:rPr>
        <w:t>:</w:t>
      </w:r>
    </w:p>
    <w:p w14:paraId="248897B6" w14:textId="31F9F455"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Ask educational questions</w:t>
      </w:r>
      <w:r w:rsidR="00984783">
        <w:rPr>
          <w:rFonts w:ascii="Corbel Light" w:hAnsi="Corbel Light"/>
          <w:sz w:val="52"/>
          <w:szCs w:val="52"/>
        </w:rPr>
        <w:t>.</w:t>
      </w:r>
    </w:p>
    <w:p w14:paraId="2730D57E" w14:textId="5D1F37A5"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Generate simple explanations</w:t>
      </w:r>
      <w:r w:rsidR="00984783">
        <w:rPr>
          <w:rFonts w:ascii="Corbel Light" w:hAnsi="Corbel Light"/>
          <w:sz w:val="52"/>
          <w:szCs w:val="52"/>
        </w:rPr>
        <w:t>.</w:t>
      </w:r>
    </w:p>
    <w:p w14:paraId="177B1B57" w14:textId="11A69BD2"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Generate summaries</w:t>
      </w:r>
      <w:r w:rsidR="00984783">
        <w:rPr>
          <w:rFonts w:ascii="Corbel Light" w:hAnsi="Corbel Light"/>
          <w:sz w:val="52"/>
          <w:szCs w:val="52"/>
        </w:rPr>
        <w:t>.</w:t>
      </w:r>
    </w:p>
    <w:p w14:paraId="68D4A6E7" w14:textId="3FB489D3"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Create study notes</w:t>
      </w:r>
      <w:r w:rsidR="00984783">
        <w:rPr>
          <w:rFonts w:ascii="Corbel Light" w:hAnsi="Corbel Light"/>
          <w:sz w:val="52"/>
          <w:szCs w:val="52"/>
        </w:rPr>
        <w:t>.</w:t>
      </w:r>
    </w:p>
    <w:p w14:paraId="4113E501" w14:textId="250050F2"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Generate quiz questions</w:t>
      </w:r>
      <w:r w:rsidR="000B021C">
        <w:rPr>
          <w:rFonts w:ascii="Corbel Light" w:hAnsi="Corbel Light"/>
          <w:sz w:val="52"/>
          <w:szCs w:val="52"/>
        </w:rPr>
        <w:t>.</w:t>
      </w:r>
    </w:p>
    <w:p w14:paraId="33451F38" w14:textId="182E0E10"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Provide step-by-step solutions</w:t>
      </w:r>
      <w:r w:rsidR="000B021C">
        <w:rPr>
          <w:rFonts w:ascii="Corbel Light" w:hAnsi="Corbel Light"/>
          <w:sz w:val="52"/>
          <w:szCs w:val="52"/>
        </w:rPr>
        <w:t>.</w:t>
      </w:r>
    </w:p>
    <w:p w14:paraId="7DCB8899" w14:textId="39DE447E"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Subject-wise learning assistance</w:t>
      </w:r>
      <w:r w:rsidR="000B021C">
        <w:rPr>
          <w:rFonts w:ascii="Corbel Light" w:hAnsi="Corbel Light"/>
          <w:sz w:val="52"/>
          <w:szCs w:val="52"/>
        </w:rPr>
        <w:t>.</w:t>
      </w:r>
    </w:p>
    <w:p w14:paraId="04444CF2" w14:textId="1EF676F5" w:rsidR="005D240F" w:rsidRPr="00D25F53" w:rsidRDefault="005D240F" w:rsidP="00D25F53">
      <w:pPr>
        <w:pStyle w:val="ListParagraph"/>
        <w:numPr>
          <w:ilvl w:val="0"/>
          <w:numId w:val="6"/>
        </w:numPr>
        <w:rPr>
          <w:rFonts w:ascii="Corbel Light" w:hAnsi="Corbel Light"/>
          <w:sz w:val="52"/>
          <w:szCs w:val="52"/>
        </w:rPr>
      </w:pPr>
      <w:r w:rsidRPr="00D25F53">
        <w:rPr>
          <w:rFonts w:ascii="Corbel Light" w:hAnsi="Corbel Light"/>
          <w:sz w:val="52"/>
          <w:szCs w:val="52"/>
        </w:rPr>
        <w:t>Interactive AI chat</w:t>
      </w:r>
      <w:r w:rsidR="000B021C">
        <w:rPr>
          <w:rFonts w:ascii="Corbel Light" w:hAnsi="Corbel Light"/>
          <w:sz w:val="52"/>
          <w:szCs w:val="52"/>
        </w:rPr>
        <w:t>.</w:t>
      </w:r>
    </w:p>
    <w:p w14:paraId="4B48A107" w14:textId="703E5F08" w:rsidR="005D240F" w:rsidRPr="005D240F" w:rsidRDefault="005D240F" w:rsidP="005D240F">
      <w:pPr>
        <w:rPr>
          <w:rFonts w:ascii="Arial Black" w:hAnsi="Arial Black"/>
          <w:sz w:val="56"/>
          <w:szCs w:val="56"/>
        </w:rPr>
      </w:pPr>
      <w:r w:rsidRPr="005D240F">
        <w:rPr>
          <w:rFonts w:ascii="Arial Black" w:hAnsi="Arial Black"/>
          <w:sz w:val="56"/>
          <w:szCs w:val="56"/>
        </w:rPr>
        <w:lastRenderedPageBreak/>
        <w:t>3. Epic 1: Model Selection and Architecture</w:t>
      </w:r>
      <w:r w:rsidR="000B021C">
        <w:rPr>
          <w:rFonts w:ascii="Arial Black" w:hAnsi="Arial Black"/>
          <w:sz w:val="56"/>
          <w:szCs w:val="56"/>
        </w:rPr>
        <w:t>.</w:t>
      </w:r>
    </w:p>
    <w:p w14:paraId="3C565D77" w14:textId="23D0A16E" w:rsidR="005D240F" w:rsidRPr="005D240F" w:rsidRDefault="005D240F" w:rsidP="005D240F">
      <w:pPr>
        <w:rPr>
          <w:rFonts w:ascii="Corbel Light" w:hAnsi="Corbel Light"/>
          <w:sz w:val="52"/>
          <w:szCs w:val="52"/>
        </w:rPr>
      </w:pPr>
      <w:r w:rsidRPr="005D240F">
        <w:rPr>
          <w:rFonts w:ascii="Arial Black" w:hAnsi="Arial Black"/>
          <w:sz w:val="56"/>
          <w:szCs w:val="56"/>
        </w:rPr>
        <w:t>Objective</w:t>
      </w:r>
      <w:r w:rsidR="000B021C">
        <w:rPr>
          <w:rFonts w:ascii="Arial Black" w:hAnsi="Arial Black"/>
          <w:sz w:val="56"/>
          <w:szCs w:val="56"/>
        </w:rPr>
        <w:t>:</w:t>
      </w:r>
    </w:p>
    <w:p w14:paraId="584C627D" w14:textId="77777777" w:rsidR="005D240F" w:rsidRPr="00F453F1" w:rsidRDefault="005D240F" w:rsidP="00F453F1">
      <w:pPr>
        <w:pStyle w:val="ListParagraph"/>
        <w:numPr>
          <w:ilvl w:val="0"/>
          <w:numId w:val="11"/>
        </w:numPr>
        <w:rPr>
          <w:rFonts w:ascii="Corbel Light" w:hAnsi="Corbel Light"/>
          <w:sz w:val="52"/>
          <w:szCs w:val="52"/>
        </w:rPr>
      </w:pPr>
      <w:r w:rsidRPr="00F453F1">
        <w:rPr>
          <w:rFonts w:ascii="Corbel Light" w:hAnsi="Corbel Light"/>
          <w:sz w:val="52"/>
          <w:szCs w:val="52"/>
        </w:rPr>
        <w:t xml:space="preserve">The objective of this Epic is to select a suitable Gemini model and design the overall architecture of </w:t>
      </w:r>
      <w:proofErr w:type="spellStart"/>
      <w:r w:rsidRPr="00F453F1">
        <w:rPr>
          <w:rFonts w:ascii="Corbel Light" w:hAnsi="Corbel Light"/>
          <w:sz w:val="52"/>
          <w:szCs w:val="52"/>
        </w:rPr>
        <w:t>EduGenie</w:t>
      </w:r>
      <w:proofErr w:type="spellEnd"/>
      <w:r w:rsidRPr="00F453F1">
        <w:rPr>
          <w:rFonts w:ascii="Corbel Light" w:hAnsi="Corbel Light"/>
          <w:sz w:val="52"/>
          <w:szCs w:val="52"/>
        </w:rPr>
        <w:t>.</w:t>
      </w:r>
    </w:p>
    <w:p w14:paraId="056B4176" w14:textId="742F96A8" w:rsidR="005D240F" w:rsidRPr="00F453F1" w:rsidRDefault="005D240F" w:rsidP="005D240F">
      <w:pPr>
        <w:rPr>
          <w:rFonts w:ascii="Arial Black" w:hAnsi="Arial Black"/>
          <w:sz w:val="52"/>
          <w:szCs w:val="52"/>
        </w:rPr>
      </w:pPr>
      <w:r w:rsidRPr="00F453F1">
        <w:rPr>
          <w:rFonts w:ascii="Arial Black" w:hAnsi="Arial Black"/>
          <w:sz w:val="52"/>
          <w:szCs w:val="52"/>
        </w:rPr>
        <w:t>Model Selection</w:t>
      </w:r>
      <w:r w:rsidR="00F453F1">
        <w:rPr>
          <w:rFonts w:ascii="Arial Black" w:hAnsi="Arial Black"/>
          <w:sz w:val="52"/>
          <w:szCs w:val="52"/>
        </w:rPr>
        <w:t>:</w:t>
      </w:r>
    </w:p>
    <w:p w14:paraId="7EBAFC7E" w14:textId="77777777" w:rsidR="005D240F" w:rsidRPr="00F453F1" w:rsidRDefault="005D240F" w:rsidP="00F453F1">
      <w:pPr>
        <w:pStyle w:val="ListParagraph"/>
        <w:numPr>
          <w:ilvl w:val="0"/>
          <w:numId w:val="11"/>
        </w:numPr>
        <w:rPr>
          <w:rFonts w:ascii="Corbel Light" w:hAnsi="Corbel Light"/>
          <w:sz w:val="52"/>
          <w:szCs w:val="52"/>
        </w:rPr>
      </w:pPr>
      <w:proofErr w:type="spellStart"/>
      <w:r w:rsidRPr="00F453F1">
        <w:rPr>
          <w:rFonts w:ascii="Corbel Light" w:hAnsi="Corbel Light"/>
          <w:sz w:val="52"/>
          <w:szCs w:val="52"/>
        </w:rPr>
        <w:t>EduGenie</w:t>
      </w:r>
      <w:proofErr w:type="spellEnd"/>
      <w:r w:rsidRPr="00F453F1">
        <w:rPr>
          <w:rFonts w:ascii="Corbel Light" w:hAnsi="Corbel Light"/>
          <w:sz w:val="52"/>
          <w:szCs w:val="52"/>
        </w:rPr>
        <w:t xml:space="preserve"> uses the Google Gemini API as its AI engine. The appropriate Gemini model should be selected according to the application's requirements, such as response quality, speed, context length and API availability.</w:t>
      </w:r>
    </w:p>
    <w:p w14:paraId="6675698E" w14:textId="1F288990" w:rsidR="005D240F" w:rsidRPr="00F453F1" w:rsidRDefault="005D240F" w:rsidP="005D240F">
      <w:pPr>
        <w:rPr>
          <w:rFonts w:ascii="Arial Black" w:hAnsi="Arial Black"/>
          <w:sz w:val="52"/>
          <w:szCs w:val="52"/>
        </w:rPr>
      </w:pPr>
      <w:r w:rsidRPr="00F453F1">
        <w:rPr>
          <w:rFonts w:ascii="Arial Black" w:hAnsi="Arial Black"/>
          <w:sz w:val="52"/>
          <w:szCs w:val="52"/>
        </w:rPr>
        <w:t>System Architecture</w:t>
      </w:r>
      <w:r w:rsidR="00F453F1">
        <w:rPr>
          <w:rFonts w:ascii="Arial Black" w:hAnsi="Arial Black"/>
          <w:sz w:val="52"/>
          <w:szCs w:val="52"/>
        </w:rPr>
        <w:t>:</w:t>
      </w:r>
    </w:p>
    <w:p w14:paraId="415F491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The architecture consists of four major layers:</w:t>
      </w:r>
    </w:p>
    <w:p w14:paraId="7F85109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2EDB3585"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       User / Student    |</w:t>
      </w:r>
    </w:p>
    <w:p w14:paraId="2AA10B1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7F33D1D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0206067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v</w:t>
      </w:r>
    </w:p>
    <w:p w14:paraId="3C31CEB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5DD49FD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Frontend UI        |</w:t>
      </w:r>
    </w:p>
    <w:p w14:paraId="41041B7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HTML / CSS / JavaScript |</w:t>
      </w:r>
    </w:p>
    <w:p w14:paraId="559FB9A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6BA2A97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5A4D0E7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v</w:t>
      </w:r>
    </w:p>
    <w:p w14:paraId="5931581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550CD77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Backend           |</w:t>
      </w:r>
    </w:p>
    <w:p w14:paraId="68B31F7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Python/Flask      |</w:t>
      </w:r>
    </w:p>
    <w:p w14:paraId="3ACBD2C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38620A5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2434651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v</w:t>
      </w:r>
    </w:p>
    <w:p w14:paraId="0917960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w:t>
      </w:r>
    </w:p>
    <w:p w14:paraId="68E4310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Google Gemini API   |</w:t>
      </w:r>
    </w:p>
    <w:p w14:paraId="1539141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AI Model           |</w:t>
      </w:r>
    </w:p>
    <w:p w14:paraId="49C45B3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0CEC5B4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62763D6E"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v</w:t>
      </w:r>
    </w:p>
    <w:p w14:paraId="6D1F9D3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70DF5BA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Generated Answer    |</w:t>
      </w:r>
    </w:p>
    <w:p w14:paraId="43CB647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6CD91000" w14:textId="22013F18" w:rsidR="005D240F" w:rsidRPr="005D240F" w:rsidRDefault="005D240F" w:rsidP="005D240F">
      <w:pPr>
        <w:rPr>
          <w:rFonts w:ascii="Corbel Light" w:hAnsi="Corbel Light"/>
          <w:sz w:val="52"/>
          <w:szCs w:val="52"/>
        </w:rPr>
      </w:pPr>
      <w:r w:rsidRPr="005D240F">
        <w:rPr>
          <w:rFonts w:ascii="Corbel Light" w:hAnsi="Corbel Light"/>
          <w:sz w:val="52"/>
          <w:szCs w:val="52"/>
        </w:rPr>
        <w:t>Architecture Components</w:t>
      </w:r>
      <w:r w:rsidR="00F453F1">
        <w:rPr>
          <w:rFonts w:ascii="Corbel Light" w:hAnsi="Corbel Light"/>
          <w:sz w:val="52"/>
          <w:szCs w:val="52"/>
        </w:rPr>
        <w:t>.</w:t>
      </w:r>
    </w:p>
    <w:p w14:paraId="5E47BEBE" w14:textId="77777777" w:rsidR="005D240F" w:rsidRPr="005D240F" w:rsidRDefault="005D240F" w:rsidP="005D240F">
      <w:pPr>
        <w:rPr>
          <w:rFonts w:ascii="Arial Black" w:hAnsi="Arial Black"/>
          <w:sz w:val="52"/>
          <w:szCs w:val="52"/>
        </w:rPr>
      </w:pPr>
      <w:r w:rsidRPr="005D240F">
        <w:rPr>
          <w:rFonts w:ascii="Arial Black" w:hAnsi="Arial Black"/>
          <w:sz w:val="52"/>
          <w:szCs w:val="52"/>
        </w:rPr>
        <w:t>1. Presentation Layer:</w:t>
      </w:r>
    </w:p>
    <w:p w14:paraId="016D6AD9" w14:textId="77777777" w:rsidR="005D240F" w:rsidRPr="00A87C75" w:rsidRDefault="005D240F" w:rsidP="00A87C75">
      <w:pPr>
        <w:pStyle w:val="ListParagraph"/>
        <w:numPr>
          <w:ilvl w:val="0"/>
          <w:numId w:val="7"/>
        </w:numPr>
        <w:rPr>
          <w:rFonts w:ascii="Corbel Light" w:hAnsi="Corbel Light"/>
          <w:sz w:val="52"/>
          <w:szCs w:val="52"/>
        </w:rPr>
      </w:pPr>
      <w:r w:rsidRPr="00A87C75">
        <w:rPr>
          <w:rFonts w:ascii="Corbel Light" w:hAnsi="Corbel Light"/>
          <w:sz w:val="52"/>
          <w:szCs w:val="52"/>
        </w:rPr>
        <w:t>Provides the user interface for students.</w:t>
      </w:r>
    </w:p>
    <w:p w14:paraId="5DA8C8EB" w14:textId="77777777" w:rsidR="005D240F" w:rsidRPr="005D240F" w:rsidRDefault="005D240F" w:rsidP="005D240F">
      <w:pPr>
        <w:rPr>
          <w:rFonts w:ascii="Arial Black" w:hAnsi="Arial Black"/>
          <w:sz w:val="52"/>
          <w:szCs w:val="52"/>
        </w:rPr>
      </w:pPr>
      <w:r w:rsidRPr="005D240F">
        <w:rPr>
          <w:rFonts w:ascii="Arial Black" w:hAnsi="Arial Black"/>
          <w:sz w:val="52"/>
          <w:szCs w:val="52"/>
        </w:rPr>
        <w:t>2. Application Layer:</w:t>
      </w:r>
    </w:p>
    <w:p w14:paraId="2F30C128" w14:textId="77777777" w:rsidR="005D240F" w:rsidRPr="00A87C75" w:rsidRDefault="005D240F" w:rsidP="00A87C75">
      <w:pPr>
        <w:pStyle w:val="ListParagraph"/>
        <w:numPr>
          <w:ilvl w:val="0"/>
          <w:numId w:val="8"/>
        </w:numPr>
        <w:rPr>
          <w:rFonts w:ascii="Corbel Light" w:hAnsi="Corbel Light"/>
          <w:sz w:val="52"/>
          <w:szCs w:val="52"/>
        </w:rPr>
      </w:pPr>
      <w:r w:rsidRPr="00A87C75">
        <w:rPr>
          <w:rFonts w:ascii="Corbel Light" w:hAnsi="Corbel Light"/>
          <w:sz w:val="52"/>
          <w:szCs w:val="52"/>
        </w:rPr>
        <w:t>Handles user requests, validation and communication with Gemini.</w:t>
      </w:r>
    </w:p>
    <w:p w14:paraId="7C6EDC0B" w14:textId="77777777" w:rsidR="005D240F" w:rsidRPr="005D240F" w:rsidRDefault="005D240F" w:rsidP="005D240F">
      <w:pPr>
        <w:rPr>
          <w:rFonts w:ascii="Corbel Light" w:hAnsi="Corbel Light"/>
          <w:sz w:val="52"/>
          <w:szCs w:val="52"/>
        </w:rPr>
      </w:pPr>
      <w:r w:rsidRPr="005D240F">
        <w:rPr>
          <w:rFonts w:ascii="Arial Black" w:hAnsi="Arial Black"/>
          <w:sz w:val="52"/>
          <w:szCs w:val="52"/>
        </w:rPr>
        <w:t>3. AI Layer:</w:t>
      </w:r>
    </w:p>
    <w:p w14:paraId="43FC7AE5" w14:textId="77777777" w:rsidR="005D240F" w:rsidRPr="00A87C75" w:rsidRDefault="005D240F" w:rsidP="00A87C75">
      <w:pPr>
        <w:pStyle w:val="ListParagraph"/>
        <w:numPr>
          <w:ilvl w:val="0"/>
          <w:numId w:val="8"/>
        </w:numPr>
        <w:rPr>
          <w:rFonts w:ascii="Corbel Light" w:hAnsi="Corbel Light"/>
          <w:sz w:val="52"/>
          <w:szCs w:val="52"/>
        </w:rPr>
      </w:pPr>
      <w:r w:rsidRPr="00A87C75">
        <w:rPr>
          <w:rFonts w:ascii="Corbel Light" w:hAnsi="Corbel Light"/>
          <w:sz w:val="52"/>
          <w:szCs w:val="52"/>
        </w:rPr>
        <w:lastRenderedPageBreak/>
        <w:t>Uses Gemini to understand questions and generate educational responses.</w:t>
      </w:r>
    </w:p>
    <w:p w14:paraId="4803886B" w14:textId="77777777" w:rsidR="005D240F" w:rsidRPr="005D240F" w:rsidRDefault="005D240F" w:rsidP="005D240F">
      <w:pPr>
        <w:rPr>
          <w:rFonts w:ascii="Arial Black" w:hAnsi="Arial Black"/>
          <w:sz w:val="52"/>
          <w:szCs w:val="52"/>
        </w:rPr>
      </w:pPr>
      <w:r w:rsidRPr="005D240F">
        <w:rPr>
          <w:rFonts w:ascii="Arial Black" w:hAnsi="Arial Black"/>
          <w:sz w:val="52"/>
          <w:szCs w:val="52"/>
        </w:rPr>
        <w:t>4. Data Layer:</w:t>
      </w:r>
    </w:p>
    <w:p w14:paraId="4A9559EC" w14:textId="77777777" w:rsidR="005D240F" w:rsidRPr="00A87C75" w:rsidRDefault="005D240F" w:rsidP="00A87C75">
      <w:pPr>
        <w:pStyle w:val="ListParagraph"/>
        <w:numPr>
          <w:ilvl w:val="0"/>
          <w:numId w:val="8"/>
        </w:numPr>
        <w:rPr>
          <w:rFonts w:ascii="Corbel Light" w:hAnsi="Corbel Light"/>
          <w:sz w:val="52"/>
          <w:szCs w:val="52"/>
        </w:rPr>
      </w:pPr>
      <w:r w:rsidRPr="00A87C75">
        <w:rPr>
          <w:rFonts w:ascii="Corbel Light" w:hAnsi="Corbel Light"/>
          <w:sz w:val="52"/>
          <w:szCs w:val="52"/>
        </w:rPr>
        <w:t>Can store user information, questions, answers and learning history if required.</w:t>
      </w:r>
    </w:p>
    <w:p w14:paraId="5EA77F89" w14:textId="24DE2E86" w:rsidR="005D240F" w:rsidRPr="005D240F" w:rsidRDefault="005D240F" w:rsidP="005D240F">
      <w:pPr>
        <w:rPr>
          <w:rFonts w:ascii="Arial Black" w:hAnsi="Arial Black"/>
          <w:sz w:val="56"/>
          <w:szCs w:val="56"/>
        </w:rPr>
      </w:pPr>
      <w:r w:rsidRPr="005D240F">
        <w:rPr>
          <w:rFonts w:ascii="Arial Black" w:hAnsi="Arial Black"/>
          <w:sz w:val="56"/>
          <w:szCs w:val="56"/>
        </w:rPr>
        <w:t>4. Epic 2: Core Functionalities Development</w:t>
      </w:r>
      <w:r w:rsidR="00F453F1">
        <w:rPr>
          <w:rFonts w:ascii="Arial Black" w:hAnsi="Arial Black"/>
          <w:sz w:val="56"/>
          <w:szCs w:val="56"/>
        </w:rPr>
        <w:t>.</w:t>
      </w:r>
    </w:p>
    <w:p w14:paraId="5AD48B93" w14:textId="77777777" w:rsidR="005D240F" w:rsidRPr="00A87C75" w:rsidRDefault="005D240F" w:rsidP="00A87C75">
      <w:pPr>
        <w:pStyle w:val="ListParagraph"/>
        <w:numPr>
          <w:ilvl w:val="0"/>
          <w:numId w:val="9"/>
        </w:numPr>
        <w:rPr>
          <w:rFonts w:ascii="Corbel Light" w:hAnsi="Corbel Light"/>
          <w:sz w:val="52"/>
          <w:szCs w:val="52"/>
        </w:rPr>
      </w:pPr>
      <w:r w:rsidRPr="00A87C75">
        <w:rPr>
          <w:rFonts w:ascii="Corbel Light" w:hAnsi="Corbel Light"/>
          <w:sz w:val="52"/>
          <w:szCs w:val="52"/>
        </w:rPr>
        <w:t xml:space="preserve">The second Epic focuses on developing the main functions of </w:t>
      </w:r>
      <w:proofErr w:type="spellStart"/>
      <w:r w:rsidRPr="00A87C75">
        <w:rPr>
          <w:rFonts w:ascii="Corbel Light" w:hAnsi="Corbel Light"/>
          <w:sz w:val="52"/>
          <w:szCs w:val="52"/>
        </w:rPr>
        <w:t>EduGenie</w:t>
      </w:r>
      <w:proofErr w:type="spellEnd"/>
      <w:r w:rsidRPr="00A87C75">
        <w:rPr>
          <w:rFonts w:ascii="Corbel Light" w:hAnsi="Corbel Light"/>
          <w:sz w:val="52"/>
          <w:szCs w:val="52"/>
        </w:rPr>
        <w:t>.</w:t>
      </w:r>
    </w:p>
    <w:p w14:paraId="26FB7A51" w14:textId="7AAB83FF" w:rsidR="005D240F" w:rsidRPr="005D240F" w:rsidRDefault="005D240F" w:rsidP="005D240F">
      <w:pPr>
        <w:rPr>
          <w:rFonts w:ascii="Arial Black" w:hAnsi="Arial Black"/>
          <w:sz w:val="52"/>
          <w:szCs w:val="52"/>
        </w:rPr>
      </w:pPr>
      <w:r w:rsidRPr="005D240F">
        <w:rPr>
          <w:rFonts w:ascii="Arial Black" w:hAnsi="Arial Black"/>
          <w:sz w:val="52"/>
          <w:szCs w:val="52"/>
        </w:rPr>
        <w:t>4.1 AI Question Answering</w:t>
      </w:r>
      <w:r w:rsidR="00F453F1">
        <w:rPr>
          <w:rFonts w:ascii="Arial Black" w:hAnsi="Arial Black"/>
          <w:sz w:val="52"/>
          <w:szCs w:val="52"/>
        </w:rPr>
        <w:t>.</w:t>
      </w:r>
    </w:p>
    <w:p w14:paraId="18904F3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Students can enter questions such as:</w:t>
      </w:r>
    </w:p>
    <w:p w14:paraId="733AD580" w14:textId="77777777" w:rsidR="005D240F" w:rsidRPr="0049380C" w:rsidRDefault="005D240F" w:rsidP="0049380C">
      <w:pPr>
        <w:pStyle w:val="ListParagraph"/>
        <w:numPr>
          <w:ilvl w:val="0"/>
          <w:numId w:val="9"/>
        </w:numPr>
        <w:rPr>
          <w:rFonts w:ascii="Corbel Light" w:hAnsi="Corbel Light"/>
          <w:sz w:val="52"/>
          <w:szCs w:val="52"/>
        </w:rPr>
      </w:pPr>
      <w:r w:rsidRPr="0049380C">
        <w:rPr>
          <w:rFonts w:ascii="Corbel Light" w:hAnsi="Corbel Light"/>
          <w:sz w:val="52"/>
          <w:szCs w:val="52"/>
        </w:rPr>
        <w:t>"Explain photosynthesis in simple words."</w:t>
      </w:r>
    </w:p>
    <w:p w14:paraId="331D9360" w14:textId="77777777" w:rsidR="005D240F" w:rsidRPr="0049380C" w:rsidRDefault="005D240F" w:rsidP="0049380C">
      <w:pPr>
        <w:pStyle w:val="ListParagraph"/>
        <w:numPr>
          <w:ilvl w:val="0"/>
          <w:numId w:val="9"/>
        </w:numPr>
        <w:rPr>
          <w:rFonts w:ascii="Corbel Light" w:hAnsi="Corbel Light"/>
          <w:sz w:val="52"/>
          <w:szCs w:val="52"/>
        </w:rPr>
      </w:pPr>
      <w:proofErr w:type="spellStart"/>
      <w:r w:rsidRPr="0049380C">
        <w:rPr>
          <w:rFonts w:ascii="Corbel Light" w:hAnsi="Corbel Light"/>
          <w:sz w:val="52"/>
          <w:szCs w:val="52"/>
        </w:rPr>
        <w:t>EduGenie</w:t>
      </w:r>
      <w:proofErr w:type="spellEnd"/>
      <w:r w:rsidRPr="0049380C">
        <w:rPr>
          <w:rFonts w:ascii="Corbel Light" w:hAnsi="Corbel Light"/>
          <w:sz w:val="52"/>
          <w:szCs w:val="52"/>
        </w:rPr>
        <w:t xml:space="preserve"> sends the question to Gemini and displays an easy-to-understand answer.</w:t>
      </w:r>
    </w:p>
    <w:p w14:paraId="10AB97BB" w14:textId="77777777" w:rsidR="005D240F" w:rsidRPr="005D240F" w:rsidRDefault="005D240F" w:rsidP="005D240F">
      <w:pPr>
        <w:rPr>
          <w:rFonts w:ascii="Arial Black" w:hAnsi="Arial Black"/>
          <w:sz w:val="52"/>
          <w:szCs w:val="52"/>
        </w:rPr>
      </w:pPr>
      <w:r w:rsidRPr="005D240F">
        <w:rPr>
          <w:rFonts w:ascii="Arial Black" w:hAnsi="Arial Black"/>
          <w:sz w:val="52"/>
          <w:szCs w:val="52"/>
        </w:rPr>
        <w:t>4.2 Summarization</w:t>
      </w:r>
    </w:p>
    <w:p w14:paraId="21E889D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 xml:space="preserve">Students can provide a long paragraph or topic and ask </w:t>
      </w:r>
      <w:proofErr w:type="spellStart"/>
      <w:r w:rsidRPr="005D240F">
        <w:rPr>
          <w:rFonts w:ascii="Corbel Light" w:hAnsi="Corbel Light"/>
          <w:sz w:val="52"/>
          <w:szCs w:val="52"/>
        </w:rPr>
        <w:t>EduGenie</w:t>
      </w:r>
      <w:proofErr w:type="spellEnd"/>
      <w:r w:rsidRPr="005D240F">
        <w:rPr>
          <w:rFonts w:ascii="Corbel Light" w:hAnsi="Corbel Light"/>
          <w:sz w:val="52"/>
          <w:szCs w:val="52"/>
        </w:rPr>
        <w:t xml:space="preserve"> to create short notes.</w:t>
      </w:r>
    </w:p>
    <w:p w14:paraId="70FD040C" w14:textId="77777777" w:rsidR="005D240F" w:rsidRPr="005D240F" w:rsidRDefault="005D240F" w:rsidP="005D240F">
      <w:pPr>
        <w:rPr>
          <w:rFonts w:ascii="Arial Black" w:hAnsi="Arial Black"/>
          <w:sz w:val="52"/>
          <w:szCs w:val="52"/>
        </w:rPr>
      </w:pPr>
      <w:r w:rsidRPr="005D240F">
        <w:rPr>
          <w:rFonts w:ascii="Arial Black" w:hAnsi="Arial Black"/>
          <w:sz w:val="52"/>
          <w:szCs w:val="52"/>
        </w:rPr>
        <w:t>4.3 Study Notes Generation</w:t>
      </w:r>
    </w:p>
    <w:p w14:paraId="359145BC" w14:textId="77777777" w:rsidR="005D240F" w:rsidRPr="005D240F" w:rsidRDefault="005D240F" w:rsidP="005D240F">
      <w:pPr>
        <w:rPr>
          <w:rFonts w:ascii="Corbel Light" w:hAnsi="Corbel Light"/>
          <w:sz w:val="52"/>
          <w:szCs w:val="52"/>
        </w:rPr>
      </w:pPr>
      <w:proofErr w:type="spellStart"/>
      <w:r w:rsidRPr="005D240F">
        <w:rPr>
          <w:rFonts w:ascii="Corbel Light" w:hAnsi="Corbel Light"/>
          <w:sz w:val="52"/>
          <w:szCs w:val="52"/>
        </w:rPr>
        <w:t>EduGenie</w:t>
      </w:r>
      <w:proofErr w:type="spellEnd"/>
      <w:r w:rsidRPr="005D240F">
        <w:rPr>
          <w:rFonts w:ascii="Corbel Light" w:hAnsi="Corbel Light"/>
          <w:sz w:val="52"/>
          <w:szCs w:val="52"/>
        </w:rPr>
        <w:t xml:space="preserve"> can generate structured notes containing:</w:t>
      </w:r>
    </w:p>
    <w:p w14:paraId="212CFD10" w14:textId="4040A837" w:rsidR="005D240F" w:rsidRPr="00053AEF" w:rsidRDefault="005D240F" w:rsidP="00053AEF">
      <w:pPr>
        <w:pStyle w:val="ListParagraph"/>
        <w:numPr>
          <w:ilvl w:val="0"/>
          <w:numId w:val="12"/>
        </w:numPr>
        <w:rPr>
          <w:rFonts w:ascii="Corbel Light" w:hAnsi="Corbel Light"/>
          <w:sz w:val="52"/>
          <w:szCs w:val="52"/>
        </w:rPr>
      </w:pPr>
      <w:r w:rsidRPr="00053AEF">
        <w:rPr>
          <w:rFonts w:ascii="Corbel Light" w:hAnsi="Corbel Light"/>
          <w:sz w:val="52"/>
          <w:szCs w:val="52"/>
        </w:rPr>
        <w:t>Definition</w:t>
      </w:r>
      <w:r w:rsidR="00053AEF">
        <w:rPr>
          <w:rFonts w:ascii="Corbel Light" w:hAnsi="Corbel Light"/>
          <w:sz w:val="52"/>
          <w:szCs w:val="52"/>
        </w:rPr>
        <w:t>.</w:t>
      </w:r>
    </w:p>
    <w:p w14:paraId="55F51864" w14:textId="0B82243E" w:rsidR="005D240F" w:rsidRPr="00053AEF" w:rsidRDefault="005D240F" w:rsidP="00053AEF">
      <w:pPr>
        <w:pStyle w:val="ListParagraph"/>
        <w:numPr>
          <w:ilvl w:val="0"/>
          <w:numId w:val="12"/>
        </w:numPr>
        <w:rPr>
          <w:rFonts w:ascii="Corbel Light" w:hAnsi="Corbel Light"/>
          <w:sz w:val="52"/>
          <w:szCs w:val="52"/>
        </w:rPr>
      </w:pPr>
      <w:r w:rsidRPr="00053AEF">
        <w:rPr>
          <w:rFonts w:ascii="Corbel Light" w:hAnsi="Corbel Light"/>
          <w:sz w:val="52"/>
          <w:szCs w:val="52"/>
        </w:rPr>
        <w:t>Important points</w:t>
      </w:r>
      <w:r w:rsidR="00053AEF">
        <w:rPr>
          <w:rFonts w:ascii="Corbel Light" w:hAnsi="Corbel Light"/>
          <w:sz w:val="52"/>
          <w:szCs w:val="52"/>
        </w:rPr>
        <w:t>.</w:t>
      </w:r>
    </w:p>
    <w:p w14:paraId="36B59C68" w14:textId="1AB52555" w:rsidR="005D240F" w:rsidRPr="00053AEF" w:rsidRDefault="005D240F" w:rsidP="00053AEF">
      <w:pPr>
        <w:pStyle w:val="ListParagraph"/>
        <w:numPr>
          <w:ilvl w:val="0"/>
          <w:numId w:val="12"/>
        </w:numPr>
        <w:rPr>
          <w:rFonts w:ascii="Corbel Light" w:hAnsi="Corbel Light"/>
          <w:sz w:val="52"/>
          <w:szCs w:val="52"/>
        </w:rPr>
      </w:pPr>
      <w:r w:rsidRPr="00053AEF">
        <w:rPr>
          <w:rFonts w:ascii="Corbel Light" w:hAnsi="Corbel Light"/>
          <w:sz w:val="52"/>
          <w:szCs w:val="52"/>
        </w:rPr>
        <w:t>Examples</w:t>
      </w:r>
      <w:r w:rsidR="00053AEF">
        <w:rPr>
          <w:rFonts w:ascii="Corbel Light" w:hAnsi="Corbel Light"/>
          <w:sz w:val="52"/>
          <w:szCs w:val="52"/>
        </w:rPr>
        <w:t>.</w:t>
      </w:r>
    </w:p>
    <w:p w14:paraId="703E00B8" w14:textId="3265FA4F" w:rsidR="005D240F" w:rsidRPr="00053AEF" w:rsidRDefault="005D240F" w:rsidP="00053AEF">
      <w:pPr>
        <w:pStyle w:val="ListParagraph"/>
        <w:numPr>
          <w:ilvl w:val="0"/>
          <w:numId w:val="12"/>
        </w:numPr>
        <w:rPr>
          <w:rFonts w:ascii="Corbel Light" w:hAnsi="Corbel Light"/>
          <w:sz w:val="52"/>
          <w:szCs w:val="52"/>
        </w:rPr>
      </w:pPr>
      <w:r w:rsidRPr="00053AEF">
        <w:rPr>
          <w:rFonts w:ascii="Corbel Light" w:hAnsi="Corbel Light"/>
          <w:sz w:val="52"/>
          <w:szCs w:val="52"/>
        </w:rPr>
        <w:t>Key terms</w:t>
      </w:r>
      <w:r w:rsidR="00053AEF">
        <w:rPr>
          <w:rFonts w:ascii="Corbel Light" w:hAnsi="Corbel Light"/>
          <w:sz w:val="52"/>
          <w:szCs w:val="52"/>
        </w:rPr>
        <w:t>.</w:t>
      </w:r>
    </w:p>
    <w:p w14:paraId="15AE82DD" w14:textId="0D4066AB" w:rsidR="005D240F" w:rsidRPr="00053AEF" w:rsidRDefault="005D240F" w:rsidP="00053AEF">
      <w:pPr>
        <w:pStyle w:val="ListParagraph"/>
        <w:numPr>
          <w:ilvl w:val="0"/>
          <w:numId w:val="12"/>
        </w:numPr>
        <w:rPr>
          <w:rFonts w:ascii="Corbel Light" w:hAnsi="Corbel Light"/>
          <w:sz w:val="52"/>
          <w:szCs w:val="52"/>
        </w:rPr>
      </w:pPr>
      <w:r w:rsidRPr="00053AEF">
        <w:rPr>
          <w:rFonts w:ascii="Corbel Light" w:hAnsi="Corbel Light"/>
          <w:sz w:val="52"/>
          <w:szCs w:val="52"/>
        </w:rPr>
        <w:t>Summary</w:t>
      </w:r>
      <w:r w:rsidR="00053AEF">
        <w:rPr>
          <w:rFonts w:ascii="Corbel Light" w:hAnsi="Corbel Light"/>
          <w:sz w:val="52"/>
          <w:szCs w:val="52"/>
        </w:rPr>
        <w:t>.</w:t>
      </w:r>
    </w:p>
    <w:p w14:paraId="62DF210A" w14:textId="77777777" w:rsidR="005D240F" w:rsidRPr="005D240F" w:rsidRDefault="005D240F" w:rsidP="005D240F">
      <w:pPr>
        <w:rPr>
          <w:rFonts w:ascii="Arial Black" w:hAnsi="Arial Black"/>
          <w:sz w:val="52"/>
          <w:szCs w:val="52"/>
        </w:rPr>
      </w:pPr>
      <w:r w:rsidRPr="005D240F">
        <w:rPr>
          <w:rFonts w:ascii="Arial Black" w:hAnsi="Arial Black"/>
          <w:sz w:val="52"/>
          <w:szCs w:val="52"/>
        </w:rPr>
        <w:t>4.4 Quiz Generation</w:t>
      </w:r>
    </w:p>
    <w:p w14:paraId="250364C9" w14:textId="77777777" w:rsidR="005D240F" w:rsidRPr="00053AEF" w:rsidRDefault="005D240F" w:rsidP="00053AEF">
      <w:pPr>
        <w:pStyle w:val="ListParagraph"/>
        <w:numPr>
          <w:ilvl w:val="0"/>
          <w:numId w:val="13"/>
        </w:numPr>
        <w:rPr>
          <w:rFonts w:ascii="Corbel Light" w:hAnsi="Corbel Light"/>
          <w:sz w:val="52"/>
          <w:szCs w:val="52"/>
        </w:rPr>
      </w:pPr>
      <w:r w:rsidRPr="00053AEF">
        <w:rPr>
          <w:rFonts w:ascii="Corbel Light" w:hAnsi="Corbel Light"/>
          <w:sz w:val="52"/>
          <w:szCs w:val="52"/>
        </w:rPr>
        <w:t>The system can generate multiple-choice questions based on a selected topic.</w:t>
      </w:r>
    </w:p>
    <w:p w14:paraId="0E3E38EE" w14:textId="77777777" w:rsidR="005D240F" w:rsidRPr="005D240F" w:rsidRDefault="005D240F" w:rsidP="005D240F">
      <w:pPr>
        <w:rPr>
          <w:rFonts w:ascii="Arial Black" w:hAnsi="Arial Black"/>
          <w:sz w:val="52"/>
          <w:szCs w:val="52"/>
        </w:rPr>
      </w:pPr>
      <w:r w:rsidRPr="005D240F">
        <w:rPr>
          <w:rFonts w:ascii="Arial Black" w:hAnsi="Arial Black"/>
          <w:sz w:val="52"/>
          <w:szCs w:val="52"/>
        </w:rPr>
        <w:t>Example:</w:t>
      </w:r>
    </w:p>
    <w:p w14:paraId="041AC800" w14:textId="77777777" w:rsidR="005D240F" w:rsidRPr="005D240F" w:rsidRDefault="005D240F" w:rsidP="005D240F">
      <w:pPr>
        <w:rPr>
          <w:rFonts w:ascii="Corbel Light" w:hAnsi="Corbel Light"/>
          <w:sz w:val="52"/>
          <w:szCs w:val="52"/>
        </w:rPr>
      </w:pPr>
      <w:r w:rsidRPr="00A20641">
        <w:rPr>
          <w:rFonts w:ascii="Agency FB" w:hAnsi="Agency FB"/>
          <w:sz w:val="52"/>
          <w:szCs w:val="52"/>
        </w:rPr>
        <w:t>Topic:</w:t>
      </w:r>
      <w:r w:rsidRPr="005D240F">
        <w:rPr>
          <w:rFonts w:ascii="Corbel Light" w:hAnsi="Corbel Light"/>
          <w:sz w:val="52"/>
          <w:szCs w:val="52"/>
        </w:rPr>
        <w:t xml:space="preserve"> Computer Fundamentals</w:t>
      </w:r>
    </w:p>
    <w:p w14:paraId="12774AB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What is the brain of a computer?</w:t>
      </w:r>
    </w:p>
    <w:p w14:paraId="057945F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A) Monitor</w:t>
      </w:r>
    </w:p>
    <w:p w14:paraId="187DCA2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B) CPU</w:t>
      </w:r>
    </w:p>
    <w:p w14:paraId="2CC1279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C) Keyboard</w:t>
      </w:r>
    </w:p>
    <w:p w14:paraId="0917A0A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D) Printer</w:t>
      </w:r>
    </w:p>
    <w:p w14:paraId="6A7AB1E8" w14:textId="77777777" w:rsidR="005D240F" w:rsidRPr="005D240F" w:rsidRDefault="005D240F" w:rsidP="005D240F">
      <w:pPr>
        <w:rPr>
          <w:rFonts w:ascii="Arial Black" w:hAnsi="Arial Black"/>
          <w:sz w:val="52"/>
          <w:szCs w:val="52"/>
        </w:rPr>
      </w:pPr>
      <w:r w:rsidRPr="005D240F">
        <w:rPr>
          <w:rFonts w:ascii="Arial Black" w:hAnsi="Arial Black"/>
          <w:sz w:val="52"/>
          <w:szCs w:val="52"/>
        </w:rPr>
        <w:t>4.5 Step-by-Step Learning</w:t>
      </w:r>
    </w:p>
    <w:p w14:paraId="0007F491" w14:textId="77777777" w:rsidR="005D240F" w:rsidRPr="00A20641" w:rsidRDefault="005D240F" w:rsidP="00A20641">
      <w:pPr>
        <w:pStyle w:val="ListParagraph"/>
        <w:numPr>
          <w:ilvl w:val="0"/>
          <w:numId w:val="13"/>
        </w:numPr>
        <w:rPr>
          <w:rFonts w:ascii="Corbel Light" w:hAnsi="Corbel Light"/>
          <w:sz w:val="52"/>
          <w:szCs w:val="52"/>
        </w:rPr>
      </w:pPr>
      <w:r w:rsidRPr="00A20641">
        <w:rPr>
          <w:rFonts w:ascii="Corbel Light" w:hAnsi="Corbel Light"/>
          <w:sz w:val="52"/>
          <w:szCs w:val="52"/>
        </w:rPr>
        <w:t xml:space="preserve">For suitable academic questions, </w:t>
      </w:r>
      <w:proofErr w:type="spellStart"/>
      <w:r w:rsidRPr="00A20641">
        <w:rPr>
          <w:rFonts w:ascii="Corbel Light" w:hAnsi="Corbel Light"/>
          <w:sz w:val="52"/>
          <w:szCs w:val="52"/>
        </w:rPr>
        <w:t>EduGenie</w:t>
      </w:r>
      <w:proofErr w:type="spellEnd"/>
      <w:r w:rsidRPr="00A20641">
        <w:rPr>
          <w:rFonts w:ascii="Corbel Light" w:hAnsi="Corbel Light"/>
          <w:sz w:val="52"/>
          <w:szCs w:val="52"/>
        </w:rPr>
        <w:t xml:space="preserve"> can explain the solution step by step rather than providing only the final answer.</w:t>
      </w:r>
    </w:p>
    <w:p w14:paraId="4C3E05A3" w14:textId="77777777" w:rsidR="005D240F" w:rsidRPr="005D240F" w:rsidRDefault="005D240F" w:rsidP="005D240F">
      <w:pPr>
        <w:rPr>
          <w:rFonts w:ascii="Arial Black" w:hAnsi="Arial Black"/>
          <w:sz w:val="52"/>
          <w:szCs w:val="52"/>
        </w:rPr>
      </w:pPr>
      <w:r w:rsidRPr="005D240F">
        <w:rPr>
          <w:rFonts w:ascii="Arial Black" w:hAnsi="Arial Black"/>
          <w:sz w:val="52"/>
          <w:szCs w:val="52"/>
        </w:rPr>
        <w:t>4.6 AI Chat</w:t>
      </w:r>
    </w:p>
    <w:p w14:paraId="026B2971" w14:textId="77777777" w:rsidR="005D240F" w:rsidRPr="00A20641" w:rsidRDefault="005D240F" w:rsidP="00A20641">
      <w:pPr>
        <w:pStyle w:val="ListParagraph"/>
        <w:numPr>
          <w:ilvl w:val="0"/>
          <w:numId w:val="13"/>
        </w:numPr>
        <w:rPr>
          <w:rFonts w:ascii="Corbel Light" w:hAnsi="Corbel Light"/>
          <w:sz w:val="52"/>
          <w:szCs w:val="52"/>
        </w:rPr>
      </w:pPr>
      <w:r w:rsidRPr="00A20641">
        <w:rPr>
          <w:rFonts w:ascii="Corbel Light" w:hAnsi="Corbel Light"/>
          <w:sz w:val="52"/>
          <w:szCs w:val="52"/>
        </w:rPr>
        <w:t xml:space="preserve">Students can interact with </w:t>
      </w:r>
      <w:proofErr w:type="spellStart"/>
      <w:r w:rsidRPr="00A20641">
        <w:rPr>
          <w:rFonts w:ascii="Corbel Light" w:hAnsi="Corbel Light"/>
          <w:sz w:val="52"/>
          <w:szCs w:val="52"/>
        </w:rPr>
        <w:t>EduGenie</w:t>
      </w:r>
      <w:proofErr w:type="spellEnd"/>
      <w:r w:rsidRPr="00A20641">
        <w:rPr>
          <w:rFonts w:ascii="Corbel Light" w:hAnsi="Corbel Light"/>
          <w:sz w:val="52"/>
          <w:szCs w:val="52"/>
        </w:rPr>
        <w:t xml:space="preserve"> through a conversational interface.</w:t>
      </w:r>
    </w:p>
    <w:p w14:paraId="64219264" w14:textId="77777777" w:rsidR="005D240F" w:rsidRPr="005D240F" w:rsidRDefault="005D240F" w:rsidP="005D240F">
      <w:pPr>
        <w:rPr>
          <w:rFonts w:ascii="Arial Black" w:hAnsi="Arial Black"/>
          <w:sz w:val="56"/>
          <w:szCs w:val="56"/>
        </w:rPr>
      </w:pPr>
      <w:r w:rsidRPr="005D240F">
        <w:rPr>
          <w:rFonts w:ascii="Arial Black" w:hAnsi="Arial Black"/>
          <w:sz w:val="56"/>
          <w:szCs w:val="56"/>
        </w:rPr>
        <w:t>5. Frontend Development</w:t>
      </w:r>
    </w:p>
    <w:p w14:paraId="76F9E4F6" w14:textId="77777777" w:rsidR="005D240F" w:rsidRPr="00A20641" w:rsidRDefault="005D240F" w:rsidP="00A20641">
      <w:pPr>
        <w:pStyle w:val="ListParagraph"/>
        <w:numPr>
          <w:ilvl w:val="0"/>
          <w:numId w:val="13"/>
        </w:numPr>
        <w:rPr>
          <w:rFonts w:ascii="Corbel Light" w:hAnsi="Corbel Light"/>
          <w:sz w:val="52"/>
          <w:szCs w:val="52"/>
        </w:rPr>
      </w:pPr>
      <w:r w:rsidRPr="00A20641">
        <w:rPr>
          <w:rFonts w:ascii="Corbel Light" w:hAnsi="Corbel Light"/>
          <w:sz w:val="52"/>
          <w:szCs w:val="52"/>
        </w:rPr>
        <w:t>The frontend provides an easy and attractive interface for students.</w:t>
      </w:r>
    </w:p>
    <w:p w14:paraId="6BD1B20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Technologies</w:t>
      </w:r>
    </w:p>
    <w:p w14:paraId="66A73F0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HTML</w:t>
      </w:r>
    </w:p>
    <w:p w14:paraId="39291DC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CSS</w:t>
      </w:r>
    </w:p>
    <w:p w14:paraId="7968EE6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&lt;!DOCTYPE html&gt;</w:t>
      </w:r>
    </w:p>
    <w:p w14:paraId="498FCB3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&lt;html&gt;</w:t>
      </w:r>
    </w:p>
    <w:p w14:paraId="2C734A4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&lt;head&gt;</w:t>
      </w:r>
    </w:p>
    <w:p w14:paraId="5DF47A9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&lt;title&gt;</w:t>
      </w:r>
      <w:proofErr w:type="spellStart"/>
      <w:r w:rsidRPr="005D240F">
        <w:rPr>
          <w:rFonts w:ascii="Corbel Light" w:hAnsi="Corbel Light"/>
          <w:sz w:val="52"/>
          <w:szCs w:val="52"/>
        </w:rPr>
        <w:t>EduGenie</w:t>
      </w:r>
      <w:proofErr w:type="spellEnd"/>
      <w:r w:rsidRPr="005D240F">
        <w:rPr>
          <w:rFonts w:ascii="Corbel Light" w:hAnsi="Corbel Light"/>
          <w:sz w:val="52"/>
          <w:szCs w:val="52"/>
        </w:rPr>
        <w:t>&lt;/title&gt;</w:t>
      </w:r>
    </w:p>
    <w:p w14:paraId="070F46E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&lt;style&gt;</w:t>
      </w:r>
    </w:p>
    <w:p w14:paraId="701EC14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body {</w:t>
      </w:r>
    </w:p>
    <w:p w14:paraId="66EAEDE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font-family: Arial;</w:t>
      </w:r>
    </w:p>
    <w:p w14:paraId="5DB5C10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background: #f4f6f8;</w:t>
      </w:r>
    </w:p>
    <w:p w14:paraId="20BA60D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text-align: </w:t>
      </w:r>
      <w:proofErr w:type="spellStart"/>
      <w:r w:rsidRPr="005D240F">
        <w:rPr>
          <w:rFonts w:ascii="Corbel Light" w:hAnsi="Corbel Light"/>
          <w:sz w:val="52"/>
          <w:szCs w:val="52"/>
        </w:rPr>
        <w:t>center</w:t>
      </w:r>
      <w:proofErr w:type="spellEnd"/>
      <w:r w:rsidRPr="005D240F">
        <w:rPr>
          <w:rFonts w:ascii="Corbel Light" w:hAnsi="Corbel Light"/>
          <w:sz w:val="52"/>
          <w:szCs w:val="52"/>
        </w:rPr>
        <w:t>;</w:t>
      </w:r>
    </w:p>
    <w:p w14:paraId="2922D0C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37B061F9" w14:textId="77777777" w:rsidR="005D240F" w:rsidRPr="005D240F" w:rsidRDefault="005D240F" w:rsidP="005D240F">
      <w:pPr>
        <w:rPr>
          <w:rFonts w:ascii="Corbel Light" w:hAnsi="Corbel Light"/>
          <w:sz w:val="52"/>
          <w:szCs w:val="52"/>
        </w:rPr>
      </w:pPr>
    </w:p>
    <w:p w14:paraId="04AB54B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.container {</w:t>
      </w:r>
    </w:p>
    <w:p w14:paraId="3BDDC05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width: 80%;</w:t>
      </w:r>
    </w:p>
    <w:p w14:paraId="45292EA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margin: 50px auto;</w:t>
      </w:r>
    </w:p>
    <w:p w14:paraId="57EFEDC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2A82943C" w14:textId="77777777" w:rsidR="005D240F" w:rsidRPr="005D240F" w:rsidRDefault="005D240F" w:rsidP="005D240F">
      <w:pPr>
        <w:rPr>
          <w:rFonts w:ascii="Corbel Light" w:hAnsi="Corbel Light"/>
          <w:sz w:val="52"/>
          <w:szCs w:val="52"/>
        </w:rPr>
      </w:pPr>
    </w:p>
    <w:p w14:paraId="6E7D959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roofErr w:type="spellStart"/>
      <w:r w:rsidRPr="005D240F">
        <w:rPr>
          <w:rFonts w:ascii="Corbel Light" w:hAnsi="Corbel Light"/>
          <w:sz w:val="52"/>
          <w:szCs w:val="52"/>
        </w:rPr>
        <w:t>textarea</w:t>
      </w:r>
      <w:proofErr w:type="spellEnd"/>
      <w:r w:rsidRPr="005D240F">
        <w:rPr>
          <w:rFonts w:ascii="Corbel Light" w:hAnsi="Corbel Light"/>
          <w:sz w:val="52"/>
          <w:szCs w:val="52"/>
        </w:rPr>
        <w:t xml:space="preserve"> {</w:t>
      </w:r>
    </w:p>
    <w:p w14:paraId="62DFB85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width: 80%;</w:t>
      </w:r>
    </w:p>
    <w:p w14:paraId="3BB095C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height: 120px;</w:t>
      </w:r>
    </w:p>
    <w:p w14:paraId="006F1D3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padding: 10px;</w:t>
      </w:r>
    </w:p>
    <w:p w14:paraId="41C138C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2CABE3B1" w14:textId="77777777" w:rsidR="005D240F" w:rsidRPr="005D240F" w:rsidRDefault="005D240F" w:rsidP="005D240F">
      <w:pPr>
        <w:rPr>
          <w:rFonts w:ascii="Corbel Light" w:hAnsi="Corbel Light"/>
          <w:sz w:val="52"/>
          <w:szCs w:val="52"/>
        </w:rPr>
      </w:pPr>
    </w:p>
    <w:p w14:paraId="594AC17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button {</w:t>
      </w:r>
    </w:p>
    <w:p w14:paraId="23ED972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padding: 10px 25px;</w:t>
      </w:r>
    </w:p>
    <w:p w14:paraId="6CCB81B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margin-top: 15px;</w:t>
      </w:r>
    </w:p>
    <w:p w14:paraId="563D04B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7DEA4D85" w14:textId="77777777" w:rsidR="005D240F" w:rsidRPr="005D240F" w:rsidRDefault="005D240F" w:rsidP="005D240F">
      <w:pPr>
        <w:rPr>
          <w:rFonts w:ascii="Corbel Light" w:hAnsi="Corbel Light"/>
          <w:sz w:val="52"/>
          <w:szCs w:val="52"/>
        </w:rPr>
      </w:pPr>
    </w:p>
    <w:p w14:paraId="20ACE93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#answer {</w:t>
      </w:r>
    </w:p>
    <w:p w14:paraId="247CC82A"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margin-top: 20px;</w:t>
      </w:r>
    </w:p>
    <w:p w14:paraId="6217C88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padding: 20px;</w:t>
      </w:r>
    </w:p>
    <w:p w14:paraId="4574B1A5"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background: white;</w:t>
      </w:r>
    </w:p>
    <w:p w14:paraId="28CFCF2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 xml:space="preserve">        }</w:t>
      </w:r>
    </w:p>
    <w:p w14:paraId="474BA8B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&lt;/style&gt;</w:t>
      </w:r>
    </w:p>
    <w:p w14:paraId="3C947D9A"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&lt;/head&gt;</w:t>
      </w:r>
    </w:p>
    <w:p w14:paraId="27A33FDC" w14:textId="77777777" w:rsidR="005D240F" w:rsidRPr="005D240F" w:rsidRDefault="005D240F" w:rsidP="005D240F">
      <w:pPr>
        <w:rPr>
          <w:rFonts w:ascii="Corbel Light" w:hAnsi="Corbel Light"/>
          <w:sz w:val="52"/>
          <w:szCs w:val="52"/>
        </w:rPr>
      </w:pPr>
    </w:p>
    <w:p w14:paraId="3CD5964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&lt;body&gt;</w:t>
      </w:r>
    </w:p>
    <w:p w14:paraId="68F28325" w14:textId="77777777" w:rsidR="005D240F" w:rsidRPr="005D240F" w:rsidRDefault="005D240F" w:rsidP="005D240F">
      <w:pPr>
        <w:rPr>
          <w:rFonts w:ascii="Corbel Light" w:hAnsi="Corbel Light"/>
          <w:sz w:val="52"/>
          <w:szCs w:val="52"/>
        </w:rPr>
      </w:pPr>
    </w:p>
    <w:p w14:paraId="3A9E177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&lt;div class="container"&gt;</w:t>
      </w:r>
    </w:p>
    <w:p w14:paraId="5DF798E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&lt;h1&gt;</w:t>
      </w:r>
      <w:proofErr w:type="spellStart"/>
      <w:r w:rsidRPr="005D240F">
        <w:rPr>
          <w:rFonts w:ascii="Corbel Light" w:hAnsi="Corbel Light"/>
          <w:sz w:val="52"/>
          <w:szCs w:val="52"/>
        </w:rPr>
        <w:t>EduGenie</w:t>
      </w:r>
      <w:proofErr w:type="spellEnd"/>
      <w:r w:rsidRPr="005D240F">
        <w:rPr>
          <w:rFonts w:ascii="Corbel Light" w:hAnsi="Corbel Light"/>
          <w:sz w:val="52"/>
          <w:szCs w:val="52"/>
        </w:rPr>
        <w:t>&lt;/h1&gt;</w:t>
      </w:r>
    </w:p>
    <w:p w14:paraId="7EB0EFB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&lt;h3&gt;Google Gemini Powered Learning Assistant&lt;/h3&gt;</w:t>
      </w:r>
    </w:p>
    <w:p w14:paraId="64E9229C" w14:textId="77777777" w:rsidR="005D240F" w:rsidRPr="005D240F" w:rsidRDefault="005D240F" w:rsidP="005D240F">
      <w:pPr>
        <w:rPr>
          <w:rFonts w:ascii="Corbel Light" w:hAnsi="Corbel Light"/>
          <w:sz w:val="52"/>
          <w:szCs w:val="52"/>
        </w:rPr>
      </w:pPr>
    </w:p>
    <w:p w14:paraId="5EE1A07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w:t>
      </w:r>
      <w:proofErr w:type="spellStart"/>
      <w:r w:rsidRPr="005D240F">
        <w:rPr>
          <w:rFonts w:ascii="Corbel Light" w:hAnsi="Corbel Light"/>
          <w:sz w:val="52"/>
          <w:szCs w:val="52"/>
        </w:rPr>
        <w:t>textarea</w:t>
      </w:r>
      <w:proofErr w:type="spellEnd"/>
      <w:r w:rsidRPr="005D240F">
        <w:rPr>
          <w:rFonts w:ascii="Corbel Light" w:hAnsi="Corbel Light"/>
          <w:sz w:val="52"/>
          <w:szCs w:val="52"/>
        </w:rPr>
        <w:t xml:space="preserve"> id="question"</w:t>
      </w:r>
    </w:p>
    <w:p w14:paraId="10D7229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placeholder="Enter your question..."&gt;&lt;/</w:t>
      </w:r>
      <w:proofErr w:type="spellStart"/>
      <w:r w:rsidRPr="005D240F">
        <w:rPr>
          <w:rFonts w:ascii="Corbel Light" w:hAnsi="Corbel Light"/>
          <w:sz w:val="52"/>
          <w:szCs w:val="52"/>
        </w:rPr>
        <w:t>textarea</w:t>
      </w:r>
      <w:proofErr w:type="spellEnd"/>
      <w:r w:rsidRPr="005D240F">
        <w:rPr>
          <w:rFonts w:ascii="Corbel Light" w:hAnsi="Corbel Light"/>
          <w:sz w:val="52"/>
          <w:szCs w:val="52"/>
        </w:rPr>
        <w:t>&gt;</w:t>
      </w:r>
    </w:p>
    <w:p w14:paraId="28560D3D" w14:textId="77777777" w:rsidR="005D240F" w:rsidRPr="005D240F" w:rsidRDefault="005D240F" w:rsidP="005D240F">
      <w:pPr>
        <w:rPr>
          <w:rFonts w:ascii="Corbel Light" w:hAnsi="Corbel Light"/>
          <w:sz w:val="52"/>
          <w:szCs w:val="52"/>
        </w:rPr>
      </w:pPr>
    </w:p>
    <w:p w14:paraId="08469A9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w:t>
      </w:r>
      <w:proofErr w:type="spellStart"/>
      <w:r w:rsidRPr="005D240F">
        <w:rPr>
          <w:rFonts w:ascii="Corbel Light" w:hAnsi="Corbel Light"/>
          <w:sz w:val="52"/>
          <w:szCs w:val="52"/>
        </w:rPr>
        <w:t>br</w:t>
      </w:r>
      <w:proofErr w:type="spellEnd"/>
      <w:r w:rsidRPr="005D240F">
        <w:rPr>
          <w:rFonts w:ascii="Corbel Light" w:hAnsi="Corbel Light"/>
          <w:sz w:val="52"/>
          <w:szCs w:val="52"/>
        </w:rPr>
        <w:t>&gt;</w:t>
      </w:r>
    </w:p>
    <w:p w14:paraId="17A5DDB0" w14:textId="77777777" w:rsidR="005D240F" w:rsidRPr="005D240F" w:rsidRDefault="005D240F" w:rsidP="005D240F">
      <w:pPr>
        <w:rPr>
          <w:rFonts w:ascii="Corbel Light" w:hAnsi="Corbel Light"/>
          <w:sz w:val="52"/>
          <w:szCs w:val="52"/>
        </w:rPr>
      </w:pPr>
    </w:p>
    <w:p w14:paraId="5136775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 xml:space="preserve">    &lt;button onclick="</w:t>
      </w:r>
      <w:proofErr w:type="spellStart"/>
      <w:proofErr w:type="gramStart"/>
      <w:r w:rsidRPr="005D240F">
        <w:rPr>
          <w:rFonts w:ascii="Corbel Light" w:hAnsi="Corbel Light"/>
          <w:sz w:val="52"/>
          <w:szCs w:val="52"/>
        </w:rPr>
        <w:t>askQuestion</w:t>
      </w:r>
      <w:proofErr w:type="spellEnd"/>
      <w:r w:rsidRPr="005D240F">
        <w:rPr>
          <w:rFonts w:ascii="Corbel Light" w:hAnsi="Corbel Light"/>
          <w:sz w:val="52"/>
          <w:szCs w:val="52"/>
        </w:rPr>
        <w:t>(</w:t>
      </w:r>
      <w:proofErr w:type="gramEnd"/>
      <w:r w:rsidRPr="005D240F">
        <w:rPr>
          <w:rFonts w:ascii="Corbel Light" w:hAnsi="Corbel Light"/>
          <w:sz w:val="52"/>
          <w:szCs w:val="52"/>
        </w:rPr>
        <w:t xml:space="preserve">)"&gt;Ask </w:t>
      </w:r>
      <w:proofErr w:type="spellStart"/>
      <w:r w:rsidRPr="005D240F">
        <w:rPr>
          <w:rFonts w:ascii="Corbel Light" w:hAnsi="Corbel Light"/>
          <w:sz w:val="52"/>
          <w:szCs w:val="52"/>
        </w:rPr>
        <w:t>EduGenie</w:t>
      </w:r>
      <w:proofErr w:type="spellEnd"/>
      <w:r w:rsidRPr="005D240F">
        <w:rPr>
          <w:rFonts w:ascii="Corbel Light" w:hAnsi="Corbel Light"/>
          <w:sz w:val="52"/>
          <w:szCs w:val="52"/>
        </w:rPr>
        <w:t>&lt;/button&gt;</w:t>
      </w:r>
    </w:p>
    <w:p w14:paraId="318C11C1" w14:textId="77777777" w:rsidR="005D240F" w:rsidRPr="005D240F" w:rsidRDefault="005D240F" w:rsidP="005D240F">
      <w:pPr>
        <w:rPr>
          <w:rFonts w:ascii="Corbel Light" w:hAnsi="Corbel Light"/>
          <w:sz w:val="52"/>
          <w:szCs w:val="52"/>
        </w:rPr>
      </w:pPr>
    </w:p>
    <w:p w14:paraId="6591DCD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&lt;div id="answer"&gt;&lt;/div&gt;</w:t>
      </w:r>
    </w:p>
    <w:p w14:paraId="27D2527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&lt;/div&gt;</w:t>
      </w:r>
    </w:p>
    <w:p w14:paraId="4AB26CB5" w14:textId="77777777" w:rsidR="005D240F" w:rsidRPr="005D240F" w:rsidRDefault="005D240F" w:rsidP="005D240F">
      <w:pPr>
        <w:rPr>
          <w:rFonts w:ascii="Corbel Light" w:hAnsi="Corbel Light"/>
          <w:sz w:val="52"/>
          <w:szCs w:val="52"/>
        </w:rPr>
      </w:pPr>
    </w:p>
    <w:p w14:paraId="3A012E8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&lt;script&gt;</w:t>
      </w:r>
    </w:p>
    <w:p w14:paraId="5A63A60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async function </w:t>
      </w:r>
      <w:proofErr w:type="spellStart"/>
      <w:proofErr w:type="gramStart"/>
      <w:r w:rsidRPr="005D240F">
        <w:rPr>
          <w:rFonts w:ascii="Corbel Light" w:hAnsi="Corbel Light"/>
          <w:sz w:val="52"/>
          <w:szCs w:val="52"/>
        </w:rPr>
        <w:t>askQuestion</w:t>
      </w:r>
      <w:proofErr w:type="spellEnd"/>
      <w:r w:rsidRPr="005D240F">
        <w:rPr>
          <w:rFonts w:ascii="Corbel Light" w:hAnsi="Corbel Light"/>
          <w:sz w:val="52"/>
          <w:szCs w:val="52"/>
        </w:rPr>
        <w:t>(</w:t>
      </w:r>
      <w:proofErr w:type="gramEnd"/>
      <w:r w:rsidRPr="005D240F">
        <w:rPr>
          <w:rFonts w:ascii="Corbel Light" w:hAnsi="Corbel Light"/>
          <w:sz w:val="52"/>
          <w:szCs w:val="52"/>
        </w:rPr>
        <w:t>) {</w:t>
      </w:r>
    </w:p>
    <w:p w14:paraId="3BE5F77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roofErr w:type="spellStart"/>
      <w:r w:rsidRPr="005D240F">
        <w:rPr>
          <w:rFonts w:ascii="Corbel Light" w:hAnsi="Corbel Light"/>
          <w:sz w:val="52"/>
          <w:szCs w:val="52"/>
        </w:rPr>
        <w:t>const</w:t>
      </w:r>
      <w:proofErr w:type="spellEnd"/>
      <w:r w:rsidRPr="005D240F">
        <w:rPr>
          <w:rFonts w:ascii="Corbel Light" w:hAnsi="Corbel Light"/>
          <w:sz w:val="52"/>
          <w:szCs w:val="52"/>
        </w:rPr>
        <w:t xml:space="preserve"> question = </w:t>
      </w:r>
      <w:proofErr w:type="spellStart"/>
      <w:proofErr w:type="gramStart"/>
      <w:r w:rsidRPr="005D240F">
        <w:rPr>
          <w:rFonts w:ascii="Corbel Light" w:hAnsi="Corbel Light"/>
          <w:sz w:val="52"/>
          <w:szCs w:val="52"/>
        </w:rPr>
        <w:t>document.getElementById</w:t>
      </w:r>
      <w:proofErr w:type="spellEnd"/>
      <w:proofErr w:type="gramEnd"/>
      <w:r w:rsidRPr="005D240F">
        <w:rPr>
          <w:rFonts w:ascii="Corbel Light" w:hAnsi="Corbel Light"/>
          <w:sz w:val="52"/>
          <w:szCs w:val="52"/>
        </w:rPr>
        <w:t>("question").value;</w:t>
      </w:r>
    </w:p>
    <w:p w14:paraId="00549483" w14:textId="77777777" w:rsidR="005D240F" w:rsidRPr="005D240F" w:rsidRDefault="005D240F" w:rsidP="005D240F">
      <w:pPr>
        <w:rPr>
          <w:rFonts w:ascii="Corbel Light" w:hAnsi="Corbel Light"/>
          <w:sz w:val="52"/>
          <w:szCs w:val="52"/>
        </w:rPr>
      </w:pPr>
    </w:p>
    <w:p w14:paraId="47D2231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roofErr w:type="spellStart"/>
      <w:r w:rsidRPr="005D240F">
        <w:rPr>
          <w:rFonts w:ascii="Corbel Light" w:hAnsi="Corbel Light"/>
          <w:sz w:val="52"/>
          <w:szCs w:val="52"/>
        </w:rPr>
        <w:t>const</w:t>
      </w:r>
      <w:proofErr w:type="spellEnd"/>
      <w:r w:rsidRPr="005D240F">
        <w:rPr>
          <w:rFonts w:ascii="Corbel Light" w:hAnsi="Corbel Light"/>
          <w:sz w:val="52"/>
          <w:szCs w:val="52"/>
        </w:rPr>
        <w:t xml:space="preserve"> response = await </w:t>
      </w:r>
      <w:proofErr w:type="gramStart"/>
      <w:r w:rsidRPr="005D240F">
        <w:rPr>
          <w:rFonts w:ascii="Corbel Light" w:hAnsi="Corbel Light"/>
          <w:sz w:val="52"/>
          <w:szCs w:val="52"/>
        </w:rPr>
        <w:t>fetch(</w:t>
      </w:r>
      <w:proofErr w:type="gramEnd"/>
      <w:r w:rsidRPr="005D240F">
        <w:rPr>
          <w:rFonts w:ascii="Corbel Light" w:hAnsi="Corbel Light"/>
          <w:sz w:val="52"/>
          <w:szCs w:val="52"/>
        </w:rPr>
        <w:t>"/ask", {</w:t>
      </w:r>
    </w:p>
    <w:p w14:paraId="6399A18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method: "POST",</w:t>
      </w:r>
    </w:p>
    <w:p w14:paraId="17D643F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headers: {</w:t>
      </w:r>
    </w:p>
    <w:p w14:paraId="11F9E34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"Content-Type": "application/</w:t>
      </w:r>
      <w:proofErr w:type="spellStart"/>
      <w:r w:rsidRPr="005D240F">
        <w:rPr>
          <w:rFonts w:ascii="Corbel Light" w:hAnsi="Corbel Light"/>
          <w:sz w:val="52"/>
          <w:szCs w:val="52"/>
        </w:rPr>
        <w:t>json</w:t>
      </w:r>
      <w:proofErr w:type="spellEnd"/>
      <w:r w:rsidRPr="005D240F">
        <w:rPr>
          <w:rFonts w:ascii="Corbel Light" w:hAnsi="Corbel Light"/>
          <w:sz w:val="52"/>
          <w:szCs w:val="52"/>
        </w:rPr>
        <w:t>"</w:t>
      </w:r>
    </w:p>
    <w:p w14:paraId="3A90C30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5E96D22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 xml:space="preserve">        body: </w:t>
      </w:r>
      <w:proofErr w:type="spellStart"/>
      <w:r w:rsidRPr="005D240F">
        <w:rPr>
          <w:rFonts w:ascii="Corbel Light" w:hAnsi="Corbel Light"/>
          <w:sz w:val="52"/>
          <w:szCs w:val="52"/>
        </w:rPr>
        <w:t>JSON.stringify</w:t>
      </w:r>
      <w:proofErr w:type="spellEnd"/>
      <w:r w:rsidRPr="005D240F">
        <w:rPr>
          <w:rFonts w:ascii="Corbel Light" w:hAnsi="Corbel Light"/>
          <w:sz w:val="52"/>
          <w:szCs w:val="52"/>
        </w:rPr>
        <w:t>({question: question})</w:t>
      </w:r>
    </w:p>
    <w:p w14:paraId="5B08667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
    <w:p w14:paraId="6C4F2C88" w14:textId="77777777" w:rsidR="005D240F" w:rsidRPr="005D240F" w:rsidRDefault="005D240F" w:rsidP="005D240F">
      <w:pPr>
        <w:rPr>
          <w:rFonts w:ascii="Corbel Light" w:hAnsi="Corbel Light"/>
          <w:sz w:val="52"/>
          <w:szCs w:val="52"/>
        </w:rPr>
      </w:pPr>
    </w:p>
    <w:p w14:paraId="346C46AE"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roofErr w:type="spellStart"/>
      <w:r w:rsidRPr="005D240F">
        <w:rPr>
          <w:rFonts w:ascii="Corbel Light" w:hAnsi="Corbel Light"/>
          <w:sz w:val="52"/>
          <w:szCs w:val="52"/>
        </w:rPr>
        <w:t>const</w:t>
      </w:r>
      <w:proofErr w:type="spellEnd"/>
      <w:r w:rsidRPr="005D240F">
        <w:rPr>
          <w:rFonts w:ascii="Corbel Light" w:hAnsi="Corbel Light"/>
          <w:sz w:val="52"/>
          <w:szCs w:val="52"/>
        </w:rPr>
        <w:t xml:space="preserve"> data = await </w:t>
      </w:r>
      <w:proofErr w:type="spellStart"/>
      <w:proofErr w:type="gramStart"/>
      <w:r w:rsidRPr="005D240F">
        <w:rPr>
          <w:rFonts w:ascii="Corbel Light" w:hAnsi="Corbel Light"/>
          <w:sz w:val="52"/>
          <w:szCs w:val="52"/>
        </w:rPr>
        <w:t>response.json</w:t>
      </w:r>
      <w:proofErr w:type="spellEnd"/>
      <w:proofErr w:type="gramEnd"/>
      <w:r w:rsidRPr="005D240F">
        <w:rPr>
          <w:rFonts w:ascii="Corbel Light" w:hAnsi="Corbel Light"/>
          <w:sz w:val="52"/>
          <w:szCs w:val="52"/>
        </w:rPr>
        <w:t>();</w:t>
      </w:r>
    </w:p>
    <w:p w14:paraId="38E062FE" w14:textId="77777777" w:rsidR="005D240F" w:rsidRPr="005D240F" w:rsidRDefault="005D240F" w:rsidP="005D240F">
      <w:pPr>
        <w:rPr>
          <w:rFonts w:ascii="Corbel Light" w:hAnsi="Corbel Light"/>
          <w:sz w:val="52"/>
          <w:szCs w:val="52"/>
        </w:rPr>
      </w:pPr>
    </w:p>
    <w:p w14:paraId="134285B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 xml:space="preserve">    </w:t>
      </w:r>
      <w:proofErr w:type="spellStart"/>
      <w:proofErr w:type="gramStart"/>
      <w:r w:rsidRPr="005D240F">
        <w:rPr>
          <w:rFonts w:ascii="Corbel Light" w:hAnsi="Corbel Light"/>
          <w:sz w:val="52"/>
          <w:szCs w:val="52"/>
        </w:rPr>
        <w:t>document.getElementById</w:t>
      </w:r>
      <w:proofErr w:type="spellEnd"/>
      <w:proofErr w:type="gramEnd"/>
      <w:r w:rsidRPr="005D240F">
        <w:rPr>
          <w:rFonts w:ascii="Corbel Light" w:hAnsi="Corbel Light"/>
          <w:sz w:val="52"/>
          <w:szCs w:val="52"/>
        </w:rPr>
        <w:t>("answer"</w:t>
      </w:r>
      <w:proofErr w:type="gramStart"/>
      <w:r w:rsidRPr="005D240F">
        <w:rPr>
          <w:rFonts w:ascii="Corbel Light" w:hAnsi="Corbel Light"/>
          <w:sz w:val="52"/>
          <w:szCs w:val="52"/>
        </w:rPr>
        <w:t>).</w:t>
      </w:r>
      <w:proofErr w:type="spellStart"/>
      <w:r w:rsidRPr="005D240F">
        <w:rPr>
          <w:rFonts w:ascii="Corbel Light" w:hAnsi="Corbel Light"/>
          <w:sz w:val="52"/>
          <w:szCs w:val="52"/>
        </w:rPr>
        <w:t>innerText</w:t>
      </w:r>
      <w:proofErr w:type="spellEnd"/>
      <w:proofErr w:type="gramEnd"/>
      <w:r w:rsidRPr="005D240F">
        <w:rPr>
          <w:rFonts w:ascii="Corbel Light" w:hAnsi="Corbel Light"/>
          <w:sz w:val="52"/>
          <w:szCs w:val="52"/>
        </w:rPr>
        <w:t xml:space="preserve"> = </w:t>
      </w:r>
      <w:proofErr w:type="spellStart"/>
      <w:proofErr w:type="gramStart"/>
      <w:r w:rsidRPr="005D240F">
        <w:rPr>
          <w:rFonts w:ascii="Corbel Light" w:hAnsi="Corbel Light"/>
          <w:sz w:val="52"/>
          <w:szCs w:val="52"/>
        </w:rPr>
        <w:t>data.answer</w:t>
      </w:r>
      <w:proofErr w:type="spellEnd"/>
      <w:proofErr w:type="gramEnd"/>
      <w:r w:rsidRPr="005D240F">
        <w:rPr>
          <w:rFonts w:ascii="Corbel Light" w:hAnsi="Corbel Light"/>
          <w:sz w:val="52"/>
          <w:szCs w:val="52"/>
        </w:rPr>
        <w:t>;</w:t>
      </w:r>
    </w:p>
    <w:p w14:paraId="7A0F7B7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t>
      </w:r>
    </w:p>
    <w:p w14:paraId="3F01605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&lt;/script&gt;</w:t>
      </w:r>
    </w:p>
    <w:p w14:paraId="32DA0C93" w14:textId="77777777" w:rsidR="005D240F" w:rsidRPr="005D240F" w:rsidRDefault="005D240F" w:rsidP="005D240F">
      <w:pPr>
        <w:rPr>
          <w:rFonts w:ascii="Corbel Light" w:hAnsi="Corbel Light"/>
          <w:sz w:val="52"/>
          <w:szCs w:val="52"/>
        </w:rPr>
      </w:pPr>
    </w:p>
    <w:p w14:paraId="72213FD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&lt;/body&gt;</w:t>
      </w:r>
    </w:p>
    <w:p w14:paraId="009BE0A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&lt;/html&gt;</w:t>
      </w:r>
    </w:p>
    <w:p w14:paraId="7706E2CC"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JavaScript</w:t>
      </w:r>
    </w:p>
    <w:p w14:paraId="5E37B4C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Bootstrap (optional)</w:t>
      </w:r>
    </w:p>
    <w:p w14:paraId="1A1F27AA"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Main Pages</w:t>
      </w:r>
    </w:p>
    <w:p w14:paraId="3841516A"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Home Page</w:t>
      </w:r>
    </w:p>
    <w:p w14:paraId="3CDD333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Project name</w:t>
      </w:r>
    </w:p>
    <w:p w14:paraId="0D037BF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Welcome message</w:t>
      </w:r>
    </w:p>
    <w:p w14:paraId="59B6525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Start Learning button</w:t>
      </w:r>
    </w:p>
    <w:p w14:paraId="4280ED1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AI Chat Page</w:t>
      </w:r>
    </w:p>
    <w:p w14:paraId="6714EC1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Question input box</w:t>
      </w:r>
    </w:p>
    <w:p w14:paraId="28B1180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Send button</w:t>
      </w:r>
    </w:p>
    <w:p w14:paraId="2CF4765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AI response area</w:t>
      </w:r>
    </w:p>
    <w:p w14:paraId="396C328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Chat history</w:t>
      </w:r>
    </w:p>
    <w:p w14:paraId="06DC5AB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Quiz Page</w:t>
      </w:r>
    </w:p>
    <w:p w14:paraId="4E90CBE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Topic input</w:t>
      </w:r>
    </w:p>
    <w:p w14:paraId="23EAA02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Number of questions</w:t>
      </w:r>
    </w:p>
    <w:p w14:paraId="7B0EC61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Generated quiz</w:t>
      </w:r>
    </w:p>
    <w:p w14:paraId="00D25CF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Answer options</w:t>
      </w:r>
    </w:p>
    <w:p w14:paraId="214525E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Notes Page</w:t>
      </w:r>
    </w:p>
    <w:p w14:paraId="74CBF545"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Topic input</w:t>
      </w:r>
    </w:p>
    <w:p w14:paraId="4F8D420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Generate Notes button</w:t>
      </w:r>
    </w:p>
    <w:p w14:paraId="792BD73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Generated notes</w:t>
      </w:r>
    </w:p>
    <w:p w14:paraId="21EB774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Sample Frontend</w:t>
      </w:r>
    </w:p>
    <w:p w14:paraId="614B97A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HTML</w:t>
      </w:r>
    </w:p>
    <w:p w14:paraId="2C06296E" w14:textId="77777777" w:rsidR="005D240F" w:rsidRPr="005D240F" w:rsidRDefault="005D240F" w:rsidP="005D240F">
      <w:pPr>
        <w:rPr>
          <w:rFonts w:ascii="Arial Black" w:hAnsi="Arial Black"/>
          <w:sz w:val="56"/>
          <w:szCs w:val="56"/>
        </w:rPr>
      </w:pPr>
      <w:r w:rsidRPr="005D240F">
        <w:rPr>
          <w:rFonts w:ascii="Arial Black" w:hAnsi="Arial Black"/>
          <w:sz w:val="56"/>
          <w:szCs w:val="56"/>
        </w:rPr>
        <w:t>6. Epic 4: Testing and Deployment</w:t>
      </w:r>
    </w:p>
    <w:p w14:paraId="03701E2E" w14:textId="2B759477" w:rsidR="005D240F" w:rsidRPr="008346E1" w:rsidRDefault="005D240F" w:rsidP="005D240F">
      <w:pPr>
        <w:rPr>
          <w:rFonts w:ascii="Agency FB" w:hAnsi="Agency FB"/>
          <w:sz w:val="52"/>
          <w:szCs w:val="52"/>
        </w:rPr>
      </w:pPr>
      <w:r w:rsidRPr="008346E1">
        <w:rPr>
          <w:rFonts w:ascii="Agency FB" w:hAnsi="Agency FB"/>
          <w:sz w:val="52"/>
          <w:szCs w:val="52"/>
        </w:rPr>
        <w:t>Testing</w:t>
      </w:r>
      <w:r w:rsidR="008346E1">
        <w:rPr>
          <w:rFonts w:ascii="Agency FB" w:hAnsi="Agency FB"/>
          <w:sz w:val="52"/>
          <w:szCs w:val="52"/>
        </w:rPr>
        <w:t>:</w:t>
      </w:r>
    </w:p>
    <w:p w14:paraId="7F428D8B" w14:textId="77777777" w:rsidR="005D240F" w:rsidRPr="008346E1" w:rsidRDefault="005D240F" w:rsidP="008346E1">
      <w:pPr>
        <w:pStyle w:val="ListParagraph"/>
        <w:numPr>
          <w:ilvl w:val="0"/>
          <w:numId w:val="13"/>
        </w:numPr>
        <w:rPr>
          <w:rFonts w:ascii="Corbel Light" w:hAnsi="Corbel Light"/>
          <w:sz w:val="52"/>
          <w:szCs w:val="52"/>
        </w:rPr>
      </w:pPr>
      <w:r w:rsidRPr="008346E1">
        <w:rPr>
          <w:rFonts w:ascii="Corbel Light" w:hAnsi="Corbel Light"/>
          <w:sz w:val="52"/>
          <w:szCs w:val="52"/>
        </w:rPr>
        <w:t xml:space="preserve">Testing ensures that </w:t>
      </w:r>
      <w:proofErr w:type="spellStart"/>
      <w:r w:rsidRPr="008346E1">
        <w:rPr>
          <w:rFonts w:ascii="Corbel Light" w:hAnsi="Corbel Light"/>
          <w:sz w:val="52"/>
          <w:szCs w:val="52"/>
        </w:rPr>
        <w:t>EduGenie</w:t>
      </w:r>
      <w:proofErr w:type="spellEnd"/>
      <w:r w:rsidRPr="008346E1">
        <w:rPr>
          <w:rFonts w:ascii="Corbel Light" w:hAnsi="Corbel Light"/>
          <w:sz w:val="52"/>
          <w:szCs w:val="52"/>
        </w:rPr>
        <w:t xml:space="preserve"> works correctly and provides useful responses.</w:t>
      </w:r>
    </w:p>
    <w:p w14:paraId="373D0E99" w14:textId="77777777" w:rsidR="005D240F" w:rsidRPr="005D240F" w:rsidRDefault="005D240F" w:rsidP="005D240F">
      <w:pPr>
        <w:rPr>
          <w:rFonts w:ascii="Arial Black" w:hAnsi="Arial Black"/>
          <w:sz w:val="52"/>
          <w:szCs w:val="52"/>
        </w:rPr>
      </w:pPr>
      <w:r w:rsidRPr="005D240F">
        <w:rPr>
          <w:rFonts w:ascii="Arial Black" w:hAnsi="Arial Black"/>
          <w:sz w:val="52"/>
          <w:szCs w:val="52"/>
        </w:rPr>
        <w:t>Types of Testing</w:t>
      </w:r>
    </w:p>
    <w:p w14:paraId="3C65DC39" w14:textId="77777777" w:rsidR="005D240F" w:rsidRPr="005D240F" w:rsidRDefault="005D240F" w:rsidP="005D240F">
      <w:pPr>
        <w:rPr>
          <w:rFonts w:ascii="Arial Black" w:hAnsi="Arial Black"/>
          <w:sz w:val="52"/>
          <w:szCs w:val="52"/>
        </w:rPr>
      </w:pPr>
      <w:r w:rsidRPr="005D240F">
        <w:rPr>
          <w:rFonts w:ascii="Arial Black" w:hAnsi="Arial Black"/>
          <w:sz w:val="52"/>
          <w:szCs w:val="52"/>
        </w:rPr>
        <w:t>1. Unit Testing</w:t>
      </w:r>
    </w:p>
    <w:p w14:paraId="2ABE4BFA" w14:textId="77777777" w:rsidR="005D240F" w:rsidRPr="008346E1" w:rsidRDefault="005D240F" w:rsidP="008346E1">
      <w:pPr>
        <w:pStyle w:val="ListParagraph"/>
        <w:numPr>
          <w:ilvl w:val="0"/>
          <w:numId w:val="13"/>
        </w:numPr>
        <w:rPr>
          <w:rFonts w:ascii="Corbel Light" w:hAnsi="Corbel Light"/>
          <w:sz w:val="52"/>
          <w:szCs w:val="52"/>
        </w:rPr>
      </w:pPr>
      <w:r w:rsidRPr="008346E1">
        <w:rPr>
          <w:rFonts w:ascii="Corbel Light" w:hAnsi="Corbel Light"/>
          <w:sz w:val="52"/>
          <w:szCs w:val="52"/>
        </w:rPr>
        <w:t>Tests individual functions of the application.</w:t>
      </w:r>
    </w:p>
    <w:p w14:paraId="6175846B" w14:textId="77777777" w:rsidR="005D240F" w:rsidRPr="005D240F" w:rsidRDefault="005D240F" w:rsidP="005D240F">
      <w:pPr>
        <w:rPr>
          <w:rFonts w:ascii="Arial Black" w:hAnsi="Arial Black"/>
          <w:sz w:val="52"/>
          <w:szCs w:val="52"/>
        </w:rPr>
      </w:pPr>
      <w:r w:rsidRPr="005D240F">
        <w:rPr>
          <w:rFonts w:ascii="Arial Black" w:hAnsi="Arial Black"/>
          <w:sz w:val="52"/>
          <w:szCs w:val="52"/>
        </w:rPr>
        <w:t>2. Integration Testing</w:t>
      </w:r>
    </w:p>
    <w:p w14:paraId="7465EB76" w14:textId="77777777" w:rsidR="005D240F" w:rsidRPr="008346E1" w:rsidRDefault="005D240F" w:rsidP="008346E1">
      <w:pPr>
        <w:pStyle w:val="ListParagraph"/>
        <w:numPr>
          <w:ilvl w:val="0"/>
          <w:numId w:val="13"/>
        </w:numPr>
        <w:rPr>
          <w:rFonts w:ascii="Corbel Light" w:hAnsi="Corbel Light"/>
          <w:sz w:val="52"/>
          <w:szCs w:val="52"/>
        </w:rPr>
      </w:pPr>
      <w:r w:rsidRPr="008346E1">
        <w:rPr>
          <w:rFonts w:ascii="Corbel Light" w:hAnsi="Corbel Light"/>
          <w:sz w:val="52"/>
          <w:szCs w:val="52"/>
        </w:rPr>
        <w:t>Checks communication between frontend, backend and Gemini API.</w:t>
      </w:r>
    </w:p>
    <w:p w14:paraId="050711F8" w14:textId="77777777" w:rsidR="005D240F" w:rsidRPr="005D240F" w:rsidRDefault="005D240F" w:rsidP="005D240F">
      <w:pPr>
        <w:rPr>
          <w:rFonts w:ascii="Arial Black" w:hAnsi="Arial Black"/>
          <w:sz w:val="52"/>
          <w:szCs w:val="52"/>
        </w:rPr>
      </w:pPr>
      <w:r w:rsidRPr="005D240F">
        <w:rPr>
          <w:rFonts w:ascii="Arial Black" w:hAnsi="Arial Black"/>
          <w:sz w:val="52"/>
          <w:szCs w:val="52"/>
        </w:rPr>
        <w:lastRenderedPageBreak/>
        <w:t>3. Functional Testing</w:t>
      </w:r>
    </w:p>
    <w:p w14:paraId="7B49138F" w14:textId="77777777" w:rsidR="005D240F" w:rsidRPr="008346E1" w:rsidRDefault="005D240F" w:rsidP="008346E1">
      <w:pPr>
        <w:pStyle w:val="ListParagraph"/>
        <w:numPr>
          <w:ilvl w:val="0"/>
          <w:numId w:val="13"/>
        </w:numPr>
        <w:rPr>
          <w:rFonts w:ascii="Corbel Light" w:hAnsi="Corbel Light"/>
          <w:sz w:val="52"/>
          <w:szCs w:val="52"/>
        </w:rPr>
      </w:pPr>
      <w:r w:rsidRPr="008346E1">
        <w:rPr>
          <w:rFonts w:ascii="Corbel Light" w:hAnsi="Corbel Light"/>
          <w:sz w:val="52"/>
          <w:szCs w:val="52"/>
        </w:rPr>
        <w:t>Checks whether features such as question answering, notes and quizzes work correctly.</w:t>
      </w:r>
    </w:p>
    <w:p w14:paraId="3D804531" w14:textId="77777777" w:rsidR="005D240F" w:rsidRPr="005D240F" w:rsidRDefault="005D240F" w:rsidP="005D240F">
      <w:pPr>
        <w:rPr>
          <w:rFonts w:ascii="Arial Black" w:hAnsi="Arial Black"/>
          <w:sz w:val="52"/>
          <w:szCs w:val="52"/>
        </w:rPr>
      </w:pPr>
      <w:r w:rsidRPr="005D240F">
        <w:rPr>
          <w:rFonts w:ascii="Arial Black" w:hAnsi="Arial Black"/>
          <w:sz w:val="52"/>
          <w:szCs w:val="52"/>
        </w:rPr>
        <w:t>4. UI Testing</w:t>
      </w:r>
    </w:p>
    <w:p w14:paraId="7CEB4688" w14:textId="77777777" w:rsidR="005D240F" w:rsidRPr="008346E1" w:rsidRDefault="005D240F" w:rsidP="008346E1">
      <w:pPr>
        <w:pStyle w:val="ListParagraph"/>
        <w:numPr>
          <w:ilvl w:val="0"/>
          <w:numId w:val="13"/>
        </w:numPr>
        <w:rPr>
          <w:rFonts w:ascii="Corbel Light" w:hAnsi="Corbel Light"/>
          <w:sz w:val="52"/>
          <w:szCs w:val="52"/>
        </w:rPr>
      </w:pPr>
      <w:r w:rsidRPr="008346E1">
        <w:rPr>
          <w:rFonts w:ascii="Corbel Light" w:hAnsi="Corbel Light"/>
          <w:sz w:val="52"/>
          <w:szCs w:val="52"/>
        </w:rPr>
        <w:t>Checks buttons, input fields, menus and page layouts.</w:t>
      </w:r>
    </w:p>
    <w:p w14:paraId="68FDD886" w14:textId="77777777" w:rsidR="005D240F" w:rsidRPr="005D240F" w:rsidRDefault="005D240F" w:rsidP="005D240F">
      <w:pPr>
        <w:rPr>
          <w:rFonts w:ascii="Arial Black" w:hAnsi="Arial Black"/>
          <w:sz w:val="52"/>
          <w:szCs w:val="52"/>
        </w:rPr>
      </w:pPr>
      <w:r w:rsidRPr="005D240F">
        <w:rPr>
          <w:rFonts w:ascii="Arial Black" w:hAnsi="Arial Black"/>
          <w:sz w:val="52"/>
          <w:szCs w:val="52"/>
        </w:rPr>
        <w:t>5. Performance Testing</w:t>
      </w:r>
    </w:p>
    <w:p w14:paraId="6D68761A" w14:textId="77777777" w:rsidR="005D240F" w:rsidRPr="008346E1" w:rsidRDefault="005D240F" w:rsidP="008346E1">
      <w:pPr>
        <w:pStyle w:val="ListParagraph"/>
        <w:numPr>
          <w:ilvl w:val="0"/>
          <w:numId w:val="13"/>
        </w:numPr>
        <w:rPr>
          <w:rFonts w:ascii="Corbel Light" w:hAnsi="Corbel Light"/>
          <w:sz w:val="52"/>
          <w:szCs w:val="52"/>
        </w:rPr>
      </w:pPr>
      <w:r w:rsidRPr="008346E1">
        <w:rPr>
          <w:rFonts w:ascii="Corbel Light" w:hAnsi="Corbel Light"/>
          <w:sz w:val="52"/>
          <w:szCs w:val="52"/>
        </w:rPr>
        <w:t>Checks response time and application performance.</w:t>
      </w:r>
    </w:p>
    <w:p w14:paraId="5B87B31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Sample Test Cases</w:t>
      </w:r>
    </w:p>
    <w:p w14:paraId="7FEE45B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Test Case</w:t>
      </w:r>
    </w:p>
    <w:p w14:paraId="72F50E1D"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Input</w:t>
      </w:r>
    </w:p>
    <w:p w14:paraId="3E2B54F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Expected Result</w:t>
      </w:r>
    </w:p>
    <w:p w14:paraId="1F6746E6"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Question Answer</w:t>
      </w:r>
    </w:p>
    <w:p w14:paraId="58179DC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"What is RAM?"</w:t>
      </w:r>
    </w:p>
    <w:p w14:paraId="1D0BB16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Correct explanation</w:t>
      </w:r>
    </w:p>
    <w:p w14:paraId="64A2AB44"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Notes</w:t>
      </w:r>
    </w:p>
    <w:p w14:paraId="4F91358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"Computer Networks"</w:t>
      </w:r>
    </w:p>
    <w:p w14:paraId="10BF767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Study notes generated</w:t>
      </w:r>
    </w:p>
    <w:p w14:paraId="1C30F885"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Quiz</w:t>
      </w:r>
    </w:p>
    <w:p w14:paraId="1DBAC3C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"Python"</w:t>
      </w:r>
    </w:p>
    <w:p w14:paraId="20F4C13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Quiz questions generated</w:t>
      </w:r>
    </w:p>
    <w:p w14:paraId="68A54FB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Empty Input</w:t>
      </w:r>
    </w:p>
    <w:p w14:paraId="28F01F8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Blank question</w:t>
      </w:r>
    </w:p>
    <w:p w14:paraId="1EF68E82"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Validation message</w:t>
      </w:r>
    </w:p>
    <w:p w14:paraId="73C5CC7E"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Invalid Request</w:t>
      </w:r>
    </w:p>
    <w:p w14:paraId="0642F19E"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Invalid data</w:t>
      </w:r>
    </w:p>
    <w:p w14:paraId="513BE6F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Error handled properly</w:t>
      </w:r>
    </w:p>
    <w:p w14:paraId="021907F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Deployment</w:t>
      </w:r>
    </w:p>
    <w:p w14:paraId="1552A3D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After successful testing, the application can be deployed on a cloud/server platform.</w:t>
      </w:r>
    </w:p>
    <w:p w14:paraId="1E630E53"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Deployment Steps</w:t>
      </w:r>
    </w:p>
    <w:p w14:paraId="592953A1" w14:textId="77777777" w:rsidR="005D240F" w:rsidRPr="005D240F" w:rsidRDefault="005D240F" w:rsidP="005D240F">
      <w:pPr>
        <w:rPr>
          <w:rFonts w:ascii="Corbel Light" w:hAnsi="Corbel Light"/>
          <w:sz w:val="52"/>
          <w:szCs w:val="52"/>
        </w:rPr>
      </w:pPr>
      <w:r w:rsidRPr="005D240F">
        <w:rPr>
          <w:rFonts w:ascii="Corbel Light" w:hAnsi="Corbel Light"/>
          <w:sz w:val="52"/>
          <w:szCs w:val="52"/>
        </w:rPr>
        <w:lastRenderedPageBreak/>
        <w:t>Complete application development.</w:t>
      </w:r>
    </w:p>
    <w:p w14:paraId="217A1A49"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Test the application locally.</w:t>
      </w:r>
    </w:p>
    <w:p w14:paraId="644F3158"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Create a requirements file.</w:t>
      </w:r>
    </w:p>
    <w:p w14:paraId="4D24DA1B"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Configure the Gemini API key securely.</w:t>
      </w:r>
    </w:p>
    <w:p w14:paraId="19D00F2F"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Upload the project to a hosting platform.</w:t>
      </w:r>
    </w:p>
    <w:p w14:paraId="5DE33B97"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Configure environment variables.</w:t>
      </w:r>
    </w:p>
    <w:p w14:paraId="7171EE90"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Deploy the application.</w:t>
      </w:r>
    </w:p>
    <w:p w14:paraId="3AD9FAEE" w14:textId="77777777" w:rsidR="005D240F" w:rsidRPr="005D240F" w:rsidRDefault="005D240F" w:rsidP="005D240F">
      <w:pPr>
        <w:rPr>
          <w:rFonts w:ascii="Corbel Light" w:hAnsi="Corbel Light"/>
          <w:sz w:val="52"/>
          <w:szCs w:val="52"/>
        </w:rPr>
      </w:pPr>
      <w:r w:rsidRPr="005D240F">
        <w:rPr>
          <w:rFonts w:ascii="Corbel Light" w:hAnsi="Corbel Light"/>
          <w:sz w:val="52"/>
          <w:szCs w:val="52"/>
        </w:rPr>
        <w:t>Test the live application.</w:t>
      </w:r>
    </w:p>
    <w:p w14:paraId="601C9E6E" w14:textId="4B8C16E5" w:rsidR="002E28D9" w:rsidRPr="00012982" w:rsidRDefault="005D240F" w:rsidP="00012982">
      <w:pPr>
        <w:rPr>
          <w:rFonts w:ascii="Corbel Light" w:hAnsi="Corbel Light"/>
          <w:sz w:val="52"/>
          <w:szCs w:val="52"/>
        </w:rPr>
      </w:pPr>
      <w:r w:rsidRPr="005D240F">
        <w:rPr>
          <w:rFonts w:ascii="Corbel Light" w:hAnsi="Corbel Light"/>
          <w:sz w:val="52"/>
          <w:szCs w:val="52"/>
        </w:rPr>
        <w:t xml:space="preserve">Important: The Gemini API key should not be directly written in publicly accessible frontend </w:t>
      </w:r>
      <w:proofErr w:type="spellStart"/>
      <w:proofErr w:type="gramStart"/>
      <w:r w:rsidRPr="005D240F">
        <w:rPr>
          <w:rFonts w:ascii="Corbel Light" w:hAnsi="Corbel Light"/>
          <w:sz w:val="52"/>
          <w:szCs w:val="52"/>
        </w:rPr>
        <w:t>code.</w:t>
      </w:r>
      <w:r w:rsidR="00D26227">
        <w:rPr>
          <w:rFonts w:ascii="Corbel Light" w:hAnsi="Corbel Light"/>
          <w:sz w:val="52"/>
          <w:szCs w:val="52"/>
        </w:rPr>
        <w:t>g</w:t>
      </w:r>
      <w:r w:rsidRPr="005D240F">
        <w:rPr>
          <w:rFonts w:ascii="Corbel Light" w:hAnsi="Corbel Light"/>
          <w:sz w:val="52"/>
          <w:szCs w:val="52"/>
        </w:rPr>
        <w:t>enerative</w:t>
      </w:r>
      <w:proofErr w:type="spellEnd"/>
      <w:proofErr w:type="gramEnd"/>
      <w:r w:rsidRPr="005D240F">
        <w:rPr>
          <w:rFonts w:ascii="Corbel Light" w:hAnsi="Corbel Light"/>
          <w:sz w:val="52"/>
          <w:szCs w:val="52"/>
        </w:rPr>
        <w:t xml:space="preserve"> AI can be integrated into an educational application to support interactive learning.</w:t>
      </w:r>
    </w:p>
    <w:p w14:paraId="6F0E61DC" w14:textId="77777777" w:rsidR="001B4CA7" w:rsidRDefault="001B4CA7" w:rsidP="00CC62E0">
      <w:pPr>
        <w:tabs>
          <w:tab w:val="left" w:pos="2604"/>
        </w:tabs>
        <w:rPr>
          <w:rFonts w:ascii="Calibri Light" w:hAnsi="Calibri Light" w:cs="Calibri Light"/>
          <w:sz w:val="52"/>
          <w:szCs w:val="52"/>
        </w:rPr>
      </w:pPr>
    </w:p>
    <w:p w14:paraId="7B11AEAA" w14:textId="67D37DD3" w:rsidR="001B4CA7" w:rsidRDefault="001442B8" w:rsidP="00CC62E0">
      <w:pPr>
        <w:tabs>
          <w:tab w:val="left" w:pos="2604"/>
        </w:tabs>
        <w:rPr>
          <w:rFonts w:ascii="Arial Black" w:hAnsi="Arial Black" w:cs="Calibri Light"/>
          <w:sz w:val="56"/>
          <w:szCs w:val="56"/>
        </w:rPr>
      </w:pPr>
      <w:r>
        <w:rPr>
          <w:rFonts w:ascii="Arial Black" w:hAnsi="Arial Black" w:cs="Calibri Light"/>
          <w:sz w:val="56"/>
          <w:szCs w:val="56"/>
        </w:rPr>
        <w:t>7.conclusion</w:t>
      </w:r>
    </w:p>
    <w:p w14:paraId="5B8DE2E3" w14:textId="2A487F75" w:rsidR="00823B6A" w:rsidRPr="0050648F" w:rsidRDefault="00823B6A" w:rsidP="0050648F">
      <w:pPr>
        <w:pStyle w:val="ListParagraph"/>
        <w:numPr>
          <w:ilvl w:val="0"/>
          <w:numId w:val="13"/>
        </w:numPr>
        <w:tabs>
          <w:tab w:val="left" w:pos="2604"/>
        </w:tabs>
        <w:rPr>
          <w:rFonts w:ascii="Calibri Light" w:hAnsi="Calibri Light" w:cs="Calibri Light"/>
          <w:sz w:val="52"/>
          <w:szCs w:val="52"/>
        </w:rPr>
      </w:pPr>
      <w:proofErr w:type="spellStart"/>
      <w:r w:rsidRPr="0050648F">
        <w:rPr>
          <w:rFonts w:ascii="Calibri Light" w:hAnsi="Calibri Light" w:cs="Calibri Light"/>
          <w:sz w:val="52"/>
          <w:szCs w:val="52"/>
        </w:rPr>
        <w:t>Edugenie</w:t>
      </w:r>
      <w:proofErr w:type="spellEnd"/>
      <w:r w:rsidRPr="0050648F">
        <w:rPr>
          <w:rFonts w:ascii="Calibri Light" w:hAnsi="Calibri Light" w:cs="Calibri Light"/>
          <w:sz w:val="52"/>
          <w:szCs w:val="52"/>
        </w:rPr>
        <w:t>:</w:t>
      </w:r>
      <w:r w:rsidR="00A44130" w:rsidRPr="0050648F">
        <w:rPr>
          <w:rFonts w:ascii="Calibri Light" w:hAnsi="Calibri Light" w:cs="Calibri Light"/>
          <w:sz w:val="52"/>
          <w:szCs w:val="52"/>
        </w:rPr>
        <w:t xml:space="preserve"> </w:t>
      </w:r>
      <w:r w:rsidRPr="0050648F">
        <w:rPr>
          <w:rFonts w:ascii="Calibri Light" w:hAnsi="Calibri Light" w:cs="Calibri Light"/>
          <w:sz w:val="52"/>
          <w:szCs w:val="52"/>
        </w:rPr>
        <w:t xml:space="preserve">Google </w:t>
      </w:r>
      <w:r w:rsidR="00A44130" w:rsidRPr="0050648F">
        <w:rPr>
          <w:rFonts w:ascii="Calibri Light" w:hAnsi="Calibri Light" w:cs="Calibri Light"/>
          <w:sz w:val="52"/>
          <w:szCs w:val="52"/>
        </w:rPr>
        <w:t xml:space="preserve">Gemini Powered Learning Assistant </w:t>
      </w:r>
      <w:proofErr w:type="spellStart"/>
      <w:r w:rsidR="00A44130" w:rsidRPr="0050648F">
        <w:rPr>
          <w:rFonts w:ascii="Calibri Light" w:hAnsi="Calibri Light" w:cs="Calibri Light"/>
          <w:sz w:val="52"/>
          <w:szCs w:val="52"/>
        </w:rPr>
        <w:t>ia</w:t>
      </w:r>
      <w:proofErr w:type="spellEnd"/>
      <w:r w:rsidR="00A44130" w:rsidRPr="0050648F">
        <w:rPr>
          <w:rFonts w:ascii="Calibri Light" w:hAnsi="Calibri Light" w:cs="Calibri Light"/>
          <w:sz w:val="52"/>
          <w:szCs w:val="52"/>
        </w:rPr>
        <w:t xml:space="preserve"> an AI-based</w:t>
      </w:r>
      <w:r w:rsidR="00991C32" w:rsidRPr="0050648F">
        <w:rPr>
          <w:rFonts w:ascii="Calibri Light" w:hAnsi="Calibri Light" w:cs="Calibri Light"/>
          <w:sz w:val="52"/>
          <w:szCs w:val="52"/>
        </w:rPr>
        <w:t xml:space="preserve"> </w:t>
      </w:r>
      <w:r w:rsidR="00991C32" w:rsidRPr="0050648F">
        <w:rPr>
          <w:rFonts w:ascii="Calibri Light" w:hAnsi="Calibri Light" w:cs="Calibri Light"/>
          <w:sz w:val="52"/>
          <w:szCs w:val="52"/>
        </w:rPr>
        <w:lastRenderedPageBreak/>
        <w:t xml:space="preserve">educational application </w:t>
      </w:r>
      <w:r w:rsidR="003D6DC8" w:rsidRPr="0050648F">
        <w:rPr>
          <w:rFonts w:ascii="Calibri Light" w:hAnsi="Calibri Light" w:cs="Calibri Light"/>
          <w:sz w:val="52"/>
          <w:szCs w:val="52"/>
        </w:rPr>
        <w:t xml:space="preserve">designed to help students learn more </w:t>
      </w:r>
      <w:proofErr w:type="spellStart"/>
      <w:proofErr w:type="gramStart"/>
      <w:r w:rsidR="003D6DC8" w:rsidRPr="0050648F">
        <w:rPr>
          <w:rFonts w:ascii="Calibri Light" w:hAnsi="Calibri Light" w:cs="Calibri Light"/>
          <w:sz w:val="52"/>
          <w:szCs w:val="52"/>
        </w:rPr>
        <w:t>effectively</w:t>
      </w:r>
      <w:r w:rsidR="005958B7" w:rsidRPr="0050648F">
        <w:rPr>
          <w:rFonts w:ascii="Calibri Light" w:hAnsi="Calibri Light" w:cs="Calibri Light"/>
          <w:sz w:val="52"/>
          <w:szCs w:val="52"/>
        </w:rPr>
        <w:t>.It</w:t>
      </w:r>
      <w:proofErr w:type="spellEnd"/>
      <w:proofErr w:type="gramEnd"/>
      <w:r w:rsidR="005958B7" w:rsidRPr="0050648F">
        <w:rPr>
          <w:rFonts w:ascii="Calibri Light" w:hAnsi="Calibri Light" w:cs="Calibri Light"/>
          <w:sz w:val="52"/>
          <w:szCs w:val="52"/>
        </w:rPr>
        <w:t xml:space="preserve"> uses the Google Gemini API</w:t>
      </w:r>
      <w:r w:rsidR="00B160D3" w:rsidRPr="0050648F">
        <w:rPr>
          <w:rFonts w:ascii="Calibri Light" w:hAnsi="Calibri Light" w:cs="Calibri Light"/>
          <w:sz w:val="52"/>
          <w:szCs w:val="52"/>
        </w:rPr>
        <w:t xml:space="preserve"> to provide interactive educational assistan</w:t>
      </w:r>
      <w:r w:rsidR="00B704B8" w:rsidRPr="0050648F">
        <w:rPr>
          <w:rFonts w:ascii="Calibri Light" w:hAnsi="Calibri Light" w:cs="Calibri Light"/>
          <w:sz w:val="52"/>
          <w:szCs w:val="52"/>
        </w:rPr>
        <w:t xml:space="preserve">ce such as question </w:t>
      </w:r>
      <w:proofErr w:type="spellStart"/>
      <w:proofErr w:type="gramStart"/>
      <w:r w:rsidR="00B704B8" w:rsidRPr="0050648F">
        <w:rPr>
          <w:rFonts w:ascii="Calibri Light" w:hAnsi="Calibri Light" w:cs="Calibri Light"/>
          <w:sz w:val="52"/>
          <w:szCs w:val="52"/>
        </w:rPr>
        <w:t>answering,explanations</w:t>
      </w:r>
      <w:proofErr w:type="spellEnd"/>
      <w:proofErr w:type="gramEnd"/>
      <w:r w:rsidR="00B704B8" w:rsidRPr="0050648F">
        <w:rPr>
          <w:rFonts w:ascii="Calibri Light" w:hAnsi="Calibri Light" w:cs="Calibri Light"/>
          <w:sz w:val="52"/>
          <w:szCs w:val="52"/>
        </w:rPr>
        <w:t xml:space="preserve"> </w:t>
      </w:r>
      <w:proofErr w:type="spellStart"/>
      <w:proofErr w:type="gramStart"/>
      <w:r w:rsidR="00B704B8" w:rsidRPr="0050648F">
        <w:rPr>
          <w:rFonts w:ascii="Calibri Light" w:hAnsi="Calibri Light" w:cs="Calibri Light"/>
          <w:sz w:val="52"/>
          <w:szCs w:val="52"/>
        </w:rPr>
        <w:t>summaries</w:t>
      </w:r>
      <w:r w:rsidR="00601179" w:rsidRPr="0050648F">
        <w:rPr>
          <w:rFonts w:ascii="Calibri Light" w:hAnsi="Calibri Light" w:cs="Calibri Light"/>
          <w:sz w:val="52"/>
          <w:szCs w:val="52"/>
        </w:rPr>
        <w:t>,study</w:t>
      </w:r>
      <w:proofErr w:type="spellEnd"/>
      <w:proofErr w:type="gramEnd"/>
      <w:r w:rsidR="00601179" w:rsidRPr="0050648F">
        <w:rPr>
          <w:rFonts w:ascii="Calibri Light" w:hAnsi="Calibri Light" w:cs="Calibri Light"/>
          <w:sz w:val="52"/>
          <w:szCs w:val="52"/>
        </w:rPr>
        <w:t xml:space="preserve"> notes and quizzes</w:t>
      </w:r>
    </w:p>
    <w:p w14:paraId="6EDA6F9B" w14:textId="1409B9F9" w:rsidR="00601179" w:rsidRPr="0050648F" w:rsidRDefault="00C335D9" w:rsidP="0050648F">
      <w:pPr>
        <w:pStyle w:val="ListParagraph"/>
        <w:numPr>
          <w:ilvl w:val="0"/>
          <w:numId w:val="13"/>
        </w:numPr>
        <w:tabs>
          <w:tab w:val="left" w:pos="2604"/>
        </w:tabs>
        <w:rPr>
          <w:rFonts w:ascii="Calibri Light" w:hAnsi="Calibri Light" w:cs="Calibri Light"/>
          <w:sz w:val="52"/>
          <w:szCs w:val="52"/>
        </w:rPr>
      </w:pPr>
      <w:r w:rsidRPr="0050648F">
        <w:rPr>
          <w:rFonts w:ascii="Calibri Light" w:hAnsi="Calibri Light" w:cs="Calibri Light"/>
          <w:sz w:val="52"/>
          <w:szCs w:val="52"/>
        </w:rPr>
        <w:t xml:space="preserve">The project </w:t>
      </w:r>
      <w:proofErr w:type="spellStart"/>
      <w:r w:rsidRPr="0050648F">
        <w:rPr>
          <w:rFonts w:ascii="Calibri Light" w:hAnsi="Calibri Light" w:cs="Calibri Light"/>
          <w:sz w:val="52"/>
          <w:szCs w:val="52"/>
        </w:rPr>
        <w:t>combaines</w:t>
      </w:r>
      <w:proofErr w:type="spellEnd"/>
      <w:r w:rsidRPr="0050648F">
        <w:rPr>
          <w:rFonts w:ascii="Calibri Light" w:hAnsi="Calibri Light" w:cs="Calibri Light"/>
          <w:sz w:val="52"/>
          <w:szCs w:val="52"/>
        </w:rPr>
        <w:t xml:space="preserve"> </w:t>
      </w:r>
      <w:proofErr w:type="spellStart"/>
      <w:proofErr w:type="gramStart"/>
      <w:r w:rsidRPr="0050648F">
        <w:rPr>
          <w:rFonts w:ascii="Calibri Light" w:hAnsi="Calibri Light" w:cs="Calibri Light"/>
          <w:sz w:val="52"/>
          <w:szCs w:val="52"/>
        </w:rPr>
        <w:t>AI,python</w:t>
      </w:r>
      <w:proofErr w:type="gramEnd"/>
      <w:r w:rsidRPr="0050648F">
        <w:rPr>
          <w:rFonts w:ascii="Calibri Light" w:hAnsi="Calibri Light" w:cs="Calibri Light"/>
          <w:sz w:val="52"/>
          <w:szCs w:val="52"/>
        </w:rPr>
        <w:t>,web</w:t>
      </w:r>
      <w:proofErr w:type="spellEnd"/>
      <w:r w:rsidR="0001028D" w:rsidRPr="0050648F">
        <w:rPr>
          <w:rFonts w:ascii="Calibri Light" w:hAnsi="Calibri Light" w:cs="Calibri Light"/>
          <w:sz w:val="52"/>
          <w:szCs w:val="52"/>
        </w:rPr>
        <w:t xml:space="preserve"> technologies and API integration to create</w:t>
      </w:r>
      <w:r w:rsidR="00AE3254" w:rsidRPr="0050648F">
        <w:rPr>
          <w:rFonts w:ascii="Calibri Light" w:hAnsi="Calibri Light" w:cs="Calibri Light"/>
          <w:sz w:val="52"/>
          <w:szCs w:val="52"/>
        </w:rPr>
        <w:t xml:space="preserve"> </w:t>
      </w:r>
      <w:r w:rsidR="00880CC7" w:rsidRPr="0050648F">
        <w:rPr>
          <w:rFonts w:ascii="Calibri Light" w:hAnsi="Calibri Light" w:cs="Calibri Light"/>
          <w:sz w:val="52"/>
          <w:szCs w:val="52"/>
        </w:rPr>
        <w:t xml:space="preserve">reduce the difficulty or understanding complex </w:t>
      </w:r>
      <w:r w:rsidR="00685A38" w:rsidRPr="0050648F">
        <w:rPr>
          <w:rFonts w:ascii="Calibri Light" w:hAnsi="Calibri Light" w:cs="Calibri Light"/>
          <w:sz w:val="52"/>
          <w:szCs w:val="52"/>
        </w:rPr>
        <w:t xml:space="preserve">topics by providing explanation in a student </w:t>
      </w:r>
      <w:r w:rsidR="005B0CD0" w:rsidRPr="0050648F">
        <w:rPr>
          <w:rFonts w:ascii="Calibri Light" w:hAnsi="Calibri Light" w:cs="Calibri Light"/>
          <w:sz w:val="52"/>
          <w:szCs w:val="52"/>
        </w:rPr>
        <w:t>-friendly format.</w:t>
      </w:r>
    </w:p>
    <w:p w14:paraId="054750EA" w14:textId="611840B7" w:rsidR="005B0CD0" w:rsidRPr="0050648F" w:rsidRDefault="005B0CD0" w:rsidP="0050648F">
      <w:pPr>
        <w:pStyle w:val="ListParagraph"/>
        <w:numPr>
          <w:ilvl w:val="0"/>
          <w:numId w:val="13"/>
        </w:numPr>
        <w:tabs>
          <w:tab w:val="left" w:pos="2604"/>
        </w:tabs>
        <w:rPr>
          <w:rFonts w:ascii="Calibri Light" w:hAnsi="Calibri Light" w:cs="Calibri Light"/>
          <w:sz w:val="52"/>
          <w:szCs w:val="52"/>
        </w:rPr>
      </w:pPr>
      <w:r w:rsidRPr="0050648F">
        <w:rPr>
          <w:rFonts w:ascii="Calibri Light" w:hAnsi="Calibri Light" w:cs="Calibri Light"/>
          <w:sz w:val="52"/>
          <w:szCs w:val="52"/>
        </w:rPr>
        <w:t xml:space="preserve">In the </w:t>
      </w:r>
      <w:proofErr w:type="spellStart"/>
      <w:proofErr w:type="gramStart"/>
      <w:r w:rsidRPr="0050648F">
        <w:rPr>
          <w:rFonts w:ascii="Calibri Light" w:hAnsi="Calibri Light" w:cs="Calibri Light"/>
          <w:sz w:val="52"/>
          <w:szCs w:val="52"/>
        </w:rPr>
        <w:t>form,the</w:t>
      </w:r>
      <w:proofErr w:type="spellEnd"/>
      <w:proofErr w:type="gramEnd"/>
      <w:r w:rsidRPr="0050648F">
        <w:rPr>
          <w:rFonts w:ascii="Calibri Light" w:hAnsi="Calibri Light" w:cs="Calibri Light"/>
          <w:sz w:val="52"/>
          <w:szCs w:val="52"/>
        </w:rPr>
        <w:t xml:space="preserve"> system</w:t>
      </w:r>
      <w:r w:rsidR="00EC29C8" w:rsidRPr="0050648F">
        <w:rPr>
          <w:rFonts w:ascii="Calibri Light" w:hAnsi="Calibri Light" w:cs="Calibri Light"/>
          <w:sz w:val="52"/>
          <w:szCs w:val="52"/>
        </w:rPr>
        <w:t xml:space="preserve"> can be </w:t>
      </w:r>
      <w:proofErr w:type="spellStart"/>
      <w:r w:rsidR="00EC29C8" w:rsidRPr="0050648F">
        <w:rPr>
          <w:rFonts w:ascii="Calibri Light" w:hAnsi="Calibri Light" w:cs="Calibri Light"/>
          <w:sz w:val="52"/>
          <w:szCs w:val="52"/>
        </w:rPr>
        <w:t>enchanced</w:t>
      </w:r>
      <w:proofErr w:type="spellEnd"/>
      <w:r w:rsidR="00EC29C8" w:rsidRPr="0050648F">
        <w:rPr>
          <w:rFonts w:ascii="Calibri Light" w:hAnsi="Calibri Light" w:cs="Calibri Light"/>
          <w:sz w:val="52"/>
          <w:szCs w:val="52"/>
        </w:rPr>
        <w:t xml:space="preserve"> with features such as *</w:t>
      </w:r>
      <w:r w:rsidR="008F65DE" w:rsidRPr="0050648F">
        <w:rPr>
          <w:rFonts w:ascii="Calibri Light" w:hAnsi="Calibri Light" w:cs="Calibri Light"/>
          <w:sz w:val="52"/>
          <w:szCs w:val="52"/>
        </w:rPr>
        <w:t xml:space="preserve">voice </w:t>
      </w:r>
      <w:proofErr w:type="spellStart"/>
      <w:proofErr w:type="gramStart"/>
      <w:r w:rsidR="008F65DE" w:rsidRPr="0050648F">
        <w:rPr>
          <w:rFonts w:ascii="Calibri Light" w:hAnsi="Calibri Light" w:cs="Calibri Light"/>
          <w:sz w:val="52"/>
          <w:szCs w:val="52"/>
        </w:rPr>
        <w:t>interation</w:t>
      </w:r>
      <w:proofErr w:type="spellEnd"/>
      <w:r w:rsidR="008F65DE" w:rsidRPr="0050648F">
        <w:rPr>
          <w:rFonts w:ascii="Calibri Light" w:hAnsi="Calibri Light" w:cs="Calibri Light"/>
          <w:sz w:val="52"/>
          <w:szCs w:val="52"/>
        </w:rPr>
        <w:t>,*</w:t>
      </w:r>
      <w:proofErr w:type="gramEnd"/>
      <w:r w:rsidR="008F65DE" w:rsidRPr="0050648F">
        <w:rPr>
          <w:rFonts w:ascii="Calibri Light" w:hAnsi="Calibri Light" w:cs="Calibri Light"/>
          <w:sz w:val="52"/>
          <w:szCs w:val="52"/>
        </w:rPr>
        <w:t xml:space="preserve">personalized </w:t>
      </w:r>
      <w:proofErr w:type="gramStart"/>
      <w:r w:rsidR="008F65DE" w:rsidRPr="0050648F">
        <w:rPr>
          <w:rFonts w:ascii="Calibri Light" w:hAnsi="Calibri Light" w:cs="Calibri Light"/>
          <w:sz w:val="52"/>
          <w:szCs w:val="52"/>
        </w:rPr>
        <w:t>learning,*</w:t>
      </w:r>
      <w:proofErr w:type="gramEnd"/>
      <w:r w:rsidR="003D73A8" w:rsidRPr="0050648F">
        <w:rPr>
          <w:rFonts w:ascii="Calibri Light" w:hAnsi="Calibri Light" w:cs="Calibri Light"/>
          <w:sz w:val="52"/>
          <w:szCs w:val="52"/>
        </w:rPr>
        <w:t xml:space="preserve">progress </w:t>
      </w:r>
      <w:proofErr w:type="gramStart"/>
      <w:r w:rsidR="003D73A8" w:rsidRPr="0050648F">
        <w:rPr>
          <w:rFonts w:ascii="Calibri Light" w:hAnsi="Calibri Light" w:cs="Calibri Light"/>
          <w:sz w:val="52"/>
          <w:szCs w:val="52"/>
        </w:rPr>
        <w:t>tracking,*</w:t>
      </w:r>
      <w:proofErr w:type="gramEnd"/>
      <w:r w:rsidR="003D73A8" w:rsidRPr="0050648F">
        <w:rPr>
          <w:rFonts w:ascii="Calibri Light" w:hAnsi="Calibri Light" w:cs="Calibri Light"/>
          <w:sz w:val="52"/>
          <w:szCs w:val="52"/>
        </w:rPr>
        <w:t xml:space="preserve">multilingual </w:t>
      </w:r>
      <w:proofErr w:type="gramStart"/>
      <w:r w:rsidR="003D73A8" w:rsidRPr="0050648F">
        <w:rPr>
          <w:rFonts w:ascii="Calibri Light" w:hAnsi="Calibri Light" w:cs="Calibri Light"/>
          <w:sz w:val="52"/>
          <w:szCs w:val="52"/>
        </w:rPr>
        <w:t>support,*</w:t>
      </w:r>
      <w:proofErr w:type="gramEnd"/>
      <w:r w:rsidR="003D73A8" w:rsidRPr="0050648F">
        <w:rPr>
          <w:rFonts w:ascii="Calibri Light" w:hAnsi="Calibri Light" w:cs="Calibri Light"/>
          <w:sz w:val="52"/>
          <w:szCs w:val="52"/>
        </w:rPr>
        <w:t>document</w:t>
      </w:r>
      <w:r w:rsidR="004975EF" w:rsidRPr="0050648F">
        <w:rPr>
          <w:rFonts w:ascii="Calibri Light" w:hAnsi="Calibri Light" w:cs="Calibri Light"/>
          <w:sz w:val="52"/>
          <w:szCs w:val="52"/>
        </w:rPr>
        <w:t xml:space="preserve">/PDF analysis </w:t>
      </w:r>
      <w:proofErr w:type="spellStart"/>
      <w:r w:rsidR="004975EF" w:rsidRPr="0050648F">
        <w:rPr>
          <w:rFonts w:ascii="Calibri Light" w:hAnsi="Calibri Light" w:cs="Calibri Light"/>
          <w:sz w:val="52"/>
          <w:szCs w:val="52"/>
        </w:rPr>
        <w:t>snd</w:t>
      </w:r>
      <w:proofErr w:type="spellEnd"/>
      <w:r w:rsidR="004975EF" w:rsidRPr="0050648F">
        <w:rPr>
          <w:rFonts w:ascii="Calibri Light" w:hAnsi="Calibri Light" w:cs="Calibri Light"/>
          <w:sz w:val="52"/>
          <w:szCs w:val="52"/>
        </w:rPr>
        <w:t xml:space="preserve">*personalized </w:t>
      </w:r>
      <w:proofErr w:type="spellStart"/>
      <w:proofErr w:type="gramStart"/>
      <w:r w:rsidR="00566A97" w:rsidRPr="0050648F">
        <w:rPr>
          <w:rFonts w:ascii="Calibri Light" w:hAnsi="Calibri Light" w:cs="Calibri Light"/>
          <w:sz w:val="52"/>
          <w:szCs w:val="52"/>
        </w:rPr>
        <w:t>quizzes,overall</w:t>
      </w:r>
      <w:proofErr w:type="gramEnd"/>
      <w:r w:rsidR="00566A97" w:rsidRPr="0050648F">
        <w:rPr>
          <w:rFonts w:ascii="Calibri Light" w:hAnsi="Calibri Light" w:cs="Calibri Light"/>
          <w:sz w:val="52"/>
          <w:szCs w:val="52"/>
        </w:rPr>
        <w:t>,EduGenie</w:t>
      </w:r>
      <w:proofErr w:type="spellEnd"/>
      <w:r w:rsidR="00566A97" w:rsidRPr="0050648F">
        <w:rPr>
          <w:rFonts w:ascii="Calibri Light" w:hAnsi="Calibri Light" w:cs="Calibri Light"/>
          <w:sz w:val="52"/>
          <w:szCs w:val="52"/>
        </w:rPr>
        <w:t xml:space="preserve"> </w:t>
      </w:r>
      <w:r w:rsidR="00A44B85" w:rsidRPr="0050648F">
        <w:rPr>
          <w:rFonts w:ascii="Calibri Light" w:hAnsi="Calibri Light" w:cs="Calibri Light"/>
          <w:sz w:val="52"/>
          <w:szCs w:val="52"/>
        </w:rPr>
        <w:t xml:space="preserve">demonstrates </w:t>
      </w:r>
      <w:r w:rsidR="00A44B85" w:rsidRPr="0050648F">
        <w:rPr>
          <w:rFonts w:ascii="Calibri Light" w:hAnsi="Calibri Light" w:cs="Calibri Light"/>
          <w:sz w:val="52"/>
          <w:szCs w:val="52"/>
        </w:rPr>
        <w:lastRenderedPageBreak/>
        <w:t xml:space="preserve">how generative AI can be integrated into </w:t>
      </w:r>
      <w:proofErr w:type="gramStart"/>
      <w:r w:rsidR="00A44B85" w:rsidRPr="0050648F">
        <w:rPr>
          <w:rFonts w:ascii="Calibri Light" w:hAnsi="Calibri Light" w:cs="Calibri Light"/>
          <w:sz w:val="52"/>
          <w:szCs w:val="52"/>
        </w:rPr>
        <w:t>a</w:t>
      </w:r>
      <w:proofErr w:type="gramEnd"/>
      <w:r w:rsidR="00A44B85" w:rsidRPr="0050648F">
        <w:rPr>
          <w:rFonts w:ascii="Calibri Light" w:hAnsi="Calibri Light" w:cs="Calibri Light"/>
          <w:sz w:val="52"/>
          <w:szCs w:val="52"/>
        </w:rPr>
        <w:t xml:space="preserve"> educational</w:t>
      </w:r>
      <w:r w:rsidR="005D09ED" w:rsidRPr="0050648F">
        <w:rPr>
          <w:rFonts w:ascii="Calibri Light" w:hAnsi="Calibri Light" w:cs="Calibri Light"/>
          <w:sz w:val="52"/>
          <w:szCs w:val="52"/>
        </w:rPr>
        <w:t xml:space="preserve"> application to support interactive learning.</w:t>
      </w:r>
      <w:r w:rsidRPr="0050648F">
        <w:rPr>
          <w:rFonts w:ascii="Calibri Light" w:hAnsi="Calibri Light" w:cs="Calibri Light"/>
          <w:sz w:val="52"/>
          <w:szCs w:val="52"/>
        </w:rPr>
        <w:t xml:space="preserve"> </w:t>
      </w:r>
    </w:p>
    <w:sectPr w:rsidR="005B0CD0" w:rsidRPr="00506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rbel Light">
    <w:panose1 w:val="020B0303020204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A21B6"/>
    <w:multiLevelType w:val="hybridMultilevel"/>
    <w:tmpl w:val="B6C05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664D06"/>
    <w:multiLevelType w:val="hybridMultilevel"/>
    <w:tmpl w:val="8438CEE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700402"/>
    <w:multiLevelType w:val="hybridMultilevel"/>
    <w:tmpl w:val="8BC45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AE6691"/>
    <w:multiLevelType w:val="hybridMultilevel"/>
    <w:tmpl w:val="46EE8E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261B35"/>
    <w:multiLevelType w:val="hybridMultilevel"/>
    <w:tmpl w:val="A3601AA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7F71B1"/>
    <w:multiLevelType w:val="hybridMultilevel"/>
    <w:tmpl w:val="C42094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9632E34"/>
    <w:multiLevelType w:val="hybridMultilevel"/>
    <w:tmpl w:val="62AA7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7A6167"/>
    <w:multiLevelType w:val="hybridMultilevel"/>
    <w:tmpl w:val="4E045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1E3D21"/>
    <w:multiLevelType w:val="hybridMultilevel"/>
    <w:tmpl w:val="9F8C266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9501D2"/>
    <w:multiLevelType w:val="hybridMultilevel"/>
    <w:tmpl w:val="5BD45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297426"/>
    <w:multiLevelType w:val="hybridMultilevel"/>
    <w:tmpl w:val="69A41F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B4731C"/>
    <w:multiLevelType w:val="hybridMultilevel"/>
    <w:tmpl w:val="4F3C40B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91443CD"/>
    <w:multiLevelType w:val="hybridMultilevel"/>
    <w:tmpl w:val="85CE9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0635633">
    <w:abstractNumId w:val="8"/>
  </w:num>
  <w:num w:numId="2" w16cid:durableId="1363553268">
    <w:abstractNumId w:val="5"/>
  </w:num>
  <w:num w:numId="3" w16cid:durableId="1056124314">
    <w:abstractNumId w:val="3"/>
  </w:num>
  <w:num w:numId="4" w16cid:durableId="103959021">
    <w:abstractNumId w:val="4"/>
  </w:num>
  <w:num w:numId="5" w16cid:durableId="1502965501">
    <w:abstractNumId w:val="11"/>
  </w:num>
  <w:num w:numId="6" w16cid:durableId="1038240384">
    <w:abstractNumId w:val="6"/>
  </w:num>
  <w:num w:numId="7" w16cid:durableId="1824540994">
    <w:abstractNumId w:val="0"/>
  </w:num>
  <w:num w:numId="8" w16cid:durableId="827938954">
    <w:abstractNumId w:val="1"/>
  </w:num>
  <w:num w:numId="9" w16cid:durableId="942155642">
    <w:abstractNumId w:val="2"/>
  </w:num>
  <w:num w:numId="10" w16cid:durableId="1458833150">
    <w:abstractNumId w:val="12"/>
  </w:num>
  <w:num w:numId="11" w16cid:durableId="1557860864">
    <w:abstractNumId w:val="7"/>
  </w:num>
  <w:num w:numId="12" w16cid:durableId="379476502">
    <w:abstractNumId w:val="10"/>
  </w:num>
  <w:num w:numId="13" w16cid:durableId="1473601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0F"/>
    <w:rsid w:val="000076E7"/>
    <w:rsid w:val="0001028D"/>
    <w:rsid w:val="00012496"/>
    <w:rsid w:val="00012982"/>
    <w:rsid w:val="00053AEF"/>
    <w:rsid w:val="000549A2"/>
    <w:rsid w:val="000B021C"/>
    <w:rsid w:val="001272E1"/>
    <w:rsid w:val="001442B8"/>
    <w:rsid w:val="00152D2A"/>
    <w:rsid w:val="00194D18"/>
    <w:rsid w:val="001B4CA7"/>
    <w:rsid w:val="002E28D9"/>
    <w:rsid w:val="002E5C82"/>
    <w:rsid w:val="0035466C"/>
    <w:rsid w:val="00386F6E"/>
    <w:rsid w:val="003921F1"/>
    <w:rsid w:val="003D6DC8"/>
    <w:rsid w:val="003D73A8"/>
    <w:rsid w:val="00424183"/>
    <w:rsid w:val="00433B70"/>
    <w:rsid w:val="00484FFD"/>
    <w:rsid w:val="0049380C"/>
    <w:rsid w:val="0049696C"/>
    <w:rsid w:val="004975EF"/>
    <w:rsid w:val="0050648F"/>
    <w:rsid w:val="00566A97"/>
    <w:rsid w:val="0057613F"/>
    <w:rsid w:val="0058427A"/>
    <w:rsid w:val="005958B7"/>
    <w:rsid w:val="005B0CD0"/>
    <w:rsid w:val="005D09ED"/>
    <w:rsid w:val="005D20A3"/>
    <w:rsid w:val="005D240F"/>
    <w:rsid w:val="00601179"/>
    <w:rsid w:val="00630D33"/>
    <w:rsid w:val="00685A38"/>
    <w:rsid w:val="006C1530"/>
    <w:rsid w:val="0074726B"/>
    <w:rsid w:val="007642F7"/>
    <w:rsid w:val="007A0B99"/>
    <w:rsid w:val="007E5DEB"/>
    <w:rsid w:val="007E61F3"/>
    <w:rsid w:val="00813894"/>
    <w:rsid w:val="00823B6A"/>
    <w:rsid w:val="008326BA"/>
    <w:rsid w:val="008346E1"/>
    <w:rsid w:val="008401C3"/>
    <w:rsid w:val="00851063"/>
    <w:rsid w:val="00880CC7"/>
    <w:rsid w:val="008F65DE"/>
    <w:rsid w:val="00984783"/>
    <w:rsid w:val="00991C32"/>
    <w:rsid w:val="00A20641"/>
    <w:rsid w:val="00A44130"/>
    <w:rsid w:val="00A44B85"/>
    <w:rsid w:val="00A87C75"/>
    <w:rsid w:val="00AE278B"/>
    <w:rsid w:val="00AE3254"/>
    <w:rsid w:val="00AF2624"/>
    <w:rsid w:val="00B1069D"/>
    <w:rsid w:val="00B160D3"/>
    <w:rsid w:val="00B704B8"/>
    <w:rsid w:val="00B719C4"/>
    <w:rsid w:val="00BC7D8E"/>
    <w:rsid w:val="00C335D9"/>
    <w:rsid w:val="00C66E88"/>
    <w:rsid w:val="00CC62E0"/>
    <w:rsid w:val="00CD7661"/>
    <w:rsid w:val="00D25F53"/>
    <w:rsid w:val="00D26227"/>
    <w:rsid w:val="00D544E5"/>
    <w:rsid w:val="00D6220B"/>
    <w:rsid w:val="00DC53C0"/>
    <w:rsid w:val="00EA4EE8"/>
    <w:rsid w:val="00EC29C8"/>
    <w:rsid w:val="00F45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9C18"/>
  <w15:chartTrackingRefBased/>
  <w15:docId w15:val="{4DB9377A-E573-4FFC-8BD2-54616A97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0F"/>
    <w:rPr>
      <w:rFonts w:eastAsiaTheme="majorEastAsia" w:cstheme="majorBidi"/>
      <w:color w:val="272727" w:themeColor="text1" w:themeTint="D8"/>
    </w:rPr>
  </w:style>
  <w:style w:type="paragraph" w:styleId="Title">
    <w:name w:val="Title"/>
    <w:basedOn w:val="Normal"/>
    <w:next w:val="Normal"/>
    <w:link w:val="TitleChar"/>
    <w:uiPriority w:val="10"/>
    <w:qFormat/>
    <w:rsid w:val="005D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0F"/>
    <w:pPr>
      <w:spacing w:before="160"/>
      <w:jc w:val="center"/>
    </w:pPr>
    <w:rPr>
      <w:i/>
      <w:iCs/>
      <w:color w:val="404040" w:themeColor="text1" w:themeTint="BF"/>
    </w:rPr>
  </w:style>
  <w:style w:type="character" w:customStyle="1" w:styleId="QuoteChar">
    <w:name w:val="Quote Char"/>
    <w:basedOn w:val="DefaultParagraphFont"/>
    <w:link w:val="Quote"/>
    <w:uiPriority w:val="29"/>
    <w:rsid w:val="005D240F"/>
    <w:rPr>
      <w:i/>
      <w:iCs/>
      <w:color w:val="404040" w:themeColor="text1" w:themeTint="BF"/>
    </w:rPr>
  </w:style>
  <w:style w:type="paragraph" w:styleId="ListParagraph">
    <w:name w:val="List Paragraph"/>
    <w:basedOn w:val="Normal"/>
    <w:uiPriority w:val="34"/>
    <w:qFormat/>
    <w:rsid w:val="005D240F"/>
    <w:pPr>
      <w:ind w:left="720"/>
      <w:contextualSpacing/>
    </w:pPr>
  </w:style>
  <w:style w:type="character" w:styleId="IntenseEmphasis">
    <w:name w:val="Intense Emphasis"/>
    <w:basedOn w:val="DefaultParagraphFont"/>
    <w:uiPriority w:val="21"/>
    <w:qFormat/>
    <w:rsid w:val="005D240F"/>
    <w:rPr>
      <w:i/>
      <w:iCs/>
      <w:color w:val="2F5496" w:themeColor="accent1" w:themeShade="BF"/>
    </w:rPr>
  </w:style>
  <w:style w:type="paragraph" w:styleId="IntenseQuote">
    <w:name w:val="Intense Quote"/>
    <w:basedOn w:val="Normal"/>
    <w:next w:val="Normal"/>
    <w:link w:val="IntenseQuoteChar"/>
    <w:uiPriority w:val="30"/>
    <w:qFormat/>
    <w:rsid w:val="005D2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40F"/>
    <w:rPr>
      <w:i/>
      <w:iCs/>
      <w:color w:val="2F5496" w:themeColor="accent1" w:themeShade="BF"/>
    </w:rPr>
  </w:style>
  <w:style w:type="character" w:styleId="IntenseReference">
    <w:name w:val="Intense Reference"/>
    <w:basedOn w:val="DefaultParagraphFont"/>
    <w:uiPriority w:val="32"/>
    <w:qFormat/>
    <w:rsid w:val="005D2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9F6EE-A03E-47BD-B653-C3A2E7286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ali</dc:creator>
  <cp:keywords/>
  <dc:description/>
  <cp:lastModifiedBy>azhar ali</cp:lastModifiedBy>
  <cp:revision>2</cp:revision>
  <dcterms:created xsi:type="dcterms:W3CDTF">2026-10-03T16:17:00Z</dcterms:created>
  <dcterms:modified xsi:type="dcterms:W3CDTF">2026-10-03T16:17:00Z</dcterms:modified>
</cp:coreProperties>
</file>